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16DD1" w14:textId="77777777" w:rsidR="000176EC" w:rsidRDefault="000176EC" w:rsidP="000176EC">
      <w:pPr>
        <w:jc w:val="center"/>
        <w:rPr>
          <w:ins w:id="0" w:author="Swapnaneel Ghosh" w:date="2023-05-14T00:31:00Z"/>
          <w:i/>
          <w:iCs/>
          <w:lang w:val="en-GB"/>
        </w:rPr>
      </w:pPr>
    </w:p>
    <w:p w14:paraId="77858886" w14:textId="77777777" w:rsidR="000F557E" w:rsidRDefault="000F557E" w:rsidP="000176EC">
      <w:pPr>
        <w:jc w:val="center"/>
        <w:rPr>
          <w:ins w:id="1" w:author="Swapnaneel Ghosh" w:date="2023-05-14T00:31:00Z"/>
          <w:i/>
          <w:iCs/>
          <w:lang w:val="en-GB"/>
        </w:rPr>
      </w:pPr>
    </w:p>
    <w:p w14:paraId="51DEA30C" w14:textId="77777777" w:rsidR="000176EC" w:rsidRDefault="000176EC" w:rsidP="000176EC">
      <w:pPr>
        <w:jc w:val="center"/>
        <w:rPr>
          <w:ins w:id="2" w:author="Swapnaneel Ghosh" w:date="2023-05-14T00:31:00Z"/>
          <w:i/>
          <w:iCs/>
          <w:lang w:val="en-GB"/>
        </w:rPr>
      </w:pPr>
    </w:p>
    <w:p w14:paraId="6521DF12" w14:textId="77777777" w:rsidR="000176EC" w:rsidRPr="00231F07" w:rsidRDefault="000176EC" w:rsidP="000176EC">
      <w:pPr>
        <w:jc w:val="center"/>
        <w:rPr>
          <w:ins w:id="3" w:author="Swapnaneel Ghosh" w:date="2023-05-14T00:31:00Z"/>
          <w:i/>
          <w:iCs/>
          <w:sz w:val="26"/>
          <w:szCs w:val="26"/>
          <w:lang w:val="en-GB"/>
        </w:rPr>
      </w:pPr>
      <w:ins w:id="4" w:author="Swapnaneel Ghosh" w:date="2023-05-14T00:31:00Z">
        <w:r w:rsidRPr="00231F07">
          <w:rPr>
            <w:i/>
            <w:iCs/>
            <w:sz w:val="26"/>
            <w:szCs w:val="26"/>
            <w:lang w:val="en-GB"/>
          </w:rPr>
          <w:t>Final Year Project</w:t>
        </w:r>
      </w:ins>
    </w:p>
    <w:p w14:paraId="5F77A9D4" w14:textId="77777777" w:rsidR="000176EC" w:rsidRPr="00231F07" w:rsidRDefault="000176EC" w:rsidP="000176EC">
      <w:pPr>
        <w:jc w:val="center"/>
        <w:rPr>
          <w:ins w:id="5" w:author="Swapnaneel Ghosh" w:date="2023-05-14T00:31:00Z"/>
          <w:i/>
          <w:iCs/>
          <w:sz w:val="26"/>
          <w:szCs w:val="26"/>
          <w:lang w:val="en-GB"/>
        </w:rPr>
      </w:pPr>
      <w:ins w:id="6" w:author="Swapnaneel Ghosh" w:date="2023-05-14T00:31:00Z">
        <w:r w:rsidRPr="00231F07">
          <w:rPr>
            <w:i/>
            <w:iCs/>
            <w:sz w:val="26"/>
            <w:szCs w:val="26"/>
            <w:lang w:val="en-GB"/>
          </w:rPr>
          <w:t>On</w:t>
        </w:r>
      </w:ins>
    </w:p>
    <w:p w14:paraId="0CBB0043" w14:textId="77777777" w:rsidR="000176EC" w:rsidRPr="00231F07" w:rsidRDefault="000176EC" w:rsidP="000176EC">
      <w:pPr>
        <w:jc w:val="center"/>
        <w:rPr>
          <w:ins w:id="7" w:author="Swapnaneel Ghosh" w:date="2023-05-14T00:31:00Z"/>
          <w:i/>
          <w:iCs/>
          <w:sz w:val="26"/>
          <w:szCs w:val="26"/>
          <w:lang w:val="en-GB"/>
        </w:rPr>
      </w:pPr>
    </w:p>
    <w:p w14:paraId="7D05C06F" w14:textId="77777777" w:rsidR="000176EC" w:rsidRPr="00231F07" w:rsidRDefault="000176EC" w:rsidP="000176EC">
      <w:pPr>
        <w:jc w:val="center"/>
        <w:rPr>
          <w:ins w:id="8" w:author="Swapnaneel Ghosh" w:date="2023-05-14T00:31:00Z"/>
          <w:i/>
          <w:iCs/>
          <w:sz w:val="26"/>
          <w:szCs w:val="26"/>
          <w:lang w:val="en-GB"/>
        </w:rPr>
      </w:pPr>
      <w:ins w:id="9" w:author="Swapnaneel Ghosh" w:date="2023-05-14T00:31:00Z">
        <w:r w:rsidRPr="00231F07">
          <w:rPr>
            <w:i/>
            <w:iCs/>
            <w:sz w:val="26"/>
            <w:szCs w:val="26"/>
            <w:lang w:val="en-GB"/>
          </w:rPr>
          <w:t>REVIEW ON THEORY BEHIND GENERATION OF SYNTHETIC HYDROGRAPH AND INSTANTANEOUS UNIT HYDROGRAPH</w:t>
        </w:r>
      </w:ins>
    </w:p>
    <w:p w14:paraId="60B46812" w14:textId="77777777" w:rsidR="000176EC" w:rsidRPr="00231F07" w:rsidRDefault="000176EC" w:rsidP="000176EC">
      <w:pPr>
        <w:jc w:val="center"/>
        <w:rPr>
          <w:ins w:id="10" w:author="Swapnaneel Ghosh" w:date="2023-05-14T00:31:00Z"/>
          <w:i/>
          <w:iCs/>
          <w:sz w:val="26"/>
          <w:szCs w:val="26"/>
          <w:lang w:val="en-GB"/>
        </w:rPr>
      </w:pPr>
    </w:p>
    <w:p w14:paraId="04095D39" w14:textId="77777777" w:rsidR="000176EC" w:rsidRPr="00231F07" w:rsidRDefault="000176EC" w:rsidP="000176EC">
      <w:pPr>
        <w:jc w:val="center"/>
        <w:rPr>
          <w:ins w:id="11" w:author="Swapnaneel Ghosh" w:date="2023-05-14T00:31:00Z"/>
          <w:i/>
          <w:iCs/>
          <w:sz w:val="26"/>
          <w:szCs w:val="26"/>
          <w:lang w:val="en-GB"/>
        </w:rPr>
      </w:pPr>
      <w:ins w:id="12" w:author="Swapnaneel Ghosh" w:date="2023-05-14T00:31:00Z">
        <w:r w:rsidRPr="00231F07">
          <w:rPr>
            <w:i/>
            <w:iCs/>
            <w:sz w:val="26"/>
            <w:szCs w:val="26"/>
            <w:lang w:val="en-GB"/>
          </w:rPr>
          <w:t>Under the Guidance of Prof. SUBHASHISH CHATTERJEE</w:t>
        </w:r>
      </w:ins>
    </w:p>
    <w:p w14:paraId="764A0FA6" w14:textId="77777777" w:rsidR="000176EC" w:rsidRPr="00231F07" w:rsidRDefault="000176EC" w:rsidP="000176EC">
      <w:pPr>
        <w:jc w:val="center"/>
        <w:rPr>
          <w:ins w:id="13" w:author="Swapnaneel Ghosh" w:date="2023-05-14T00:31:00Z"/>
          <w:i/>
          <w:iCs/>
          <w:sz w:val="26"/>
          <w:szCs w:val="26"/>
          <w:lang w:val="en-GB"/>
        </w:rPr>
      </w:pPr>
    </w:p>
    <w:p w14:paraId="12473923" w14:textId="77777777" w:rsidR="000176EC" w:rsidRPr="00231F07" w:rsidRDefault="000176EC" w:rsidP="000176EC">
      <w:pPr>
        <w:jc w:val="center"/>
        <w:rPr>
          <w:ins w:id="14" w:author="Swapnaneel Ghosh" w:date="2023-05-14T00:31:00Z"/>
          <w:i/>
          <w:iCs/>
          <w:sz w:val="26"/>
          <w:szCs w:val="26"/>
          <w:lang w:val="en-GB"/>
        </w:rPr>
      </w:pPr>
      <w:ins w:id="15" w:author="Swapnaneel Ghosh" w:date="2023-05-14T00:31:00Z">
        <w:r w:rsidRPr="00231F07">
          <w:rPr>
            <w:i/>
            <w:iCs/>
            <w:sz w:val="26"/>
            <w:szCs w:val="26"/>
            <w:lang w:val="en-GB"/>
          </w:rPr>
          <w:t>Submitted on the partial Fulfilment of the requirement for the</w:t>
        </w:r>
      </w:ins>
    </w:p>
    <w:p w14:paraId="5167A17F" w14:textId="77777777" w:rsidR="000176EC" w:rsidRPr="00231F07" w:rsidRDefault="000176EC" w:rsidP="000176EC">
      <w:pPr>
        <w:jc w:val="center"/>
        <w:rPr>
          <w:ins w:id="16" w:author="Swapnaneel Ghosh" w:date="2023-05-14T00:31:00Z"/>
          <w:i/>
          <w:iCs/>
          <w:sz w:val="26"/>
          <w:szCs w:val="26"/>
          <w:lang w:val="en-GB"/>
        </w:rPr>
      </w:pPr>
      <w:ins w:id="17" w:author="Swapnaneel Ghosh" w:date="2023-05-14T00:31:00Z">
        <w:r w:rsidRPr="00231F07">
          <w:rPr>
            <w:i/>
            <w:iCs/>
            <w:sz w:val="26"/>
            <w:szCs w:val="26"/>
            <w:lang w:val="en-GB"/>
          </w:rPr>
          <w:t>Award</w:t>
        </w:r>
      </w:ins>
    </w:p>
    <w:p w14:paraId="0FAB5E4E" w14:textId="77777777" w:rsidR="000176EC" w:rsidRPr="00231F07" w:rsidRDefault="000176EC" w:rsidP="000176EC">
      <w:pPr>
        <w:jc w:val="center"/>
        <w:rPr>
          <w:ins w:id="18" w:author="Swapnaneel Ghosh" w:date="2023-05-14T00:31:00Z"/>
          <w:i/>
          <w:iCs/>
          <w:sz w:val="26"/>
          <w:szCs w:val="26"/>
          <w:lang w:val="en-GB"/>
        </w:rPr>
      </w:pPr>
      <w:ins w:id="19" w:author="Swapnaneel Ghosh" w:date="2023-05-14T00:31:00Z">
        <w:r w:rsidRPr="00231F07">
          <w:rPr>
            <w:i/>
            <w:iCs/>
            <w:sz w:val="26"/>
            <w:szCs w:val="26"/>
            <w:lang w:val="en-GB"/>
          </w:rPr>
          <w:t>Of</w:t>
        </w:r>
      </w:ins>
    </w:p>
    <w:p w14:paraId="3C4D8FA8" w14:textId="77777777" w:rsidR="000176EC" w:rsidRPr="00231F07" w:rsidRDefault="000176EC" w:rsidP="000176EC">
      <w:pPr>
        <w:jc w:val="center"/>
        <w:rPr>
          <w:ins w:id="20" w:author="Swapnaneel Ghosh" w:date="2023-05-14T00:31:00Z"/>
          <w:i/>
          <w:iCs/>
          <w:sz w:val="26"/>
          <w:szCs w:val="26"/>
          <w:lang w:val="en-GB"/>
        </w:rPr>
      </w:pPr>
      <w:ins w:id="21" w:author="Swapnaneel Ghosh" w:date="2023-05-14T00:31:00Z">
        <w:r w:rsidRPr="00231F07">
          <w:rPr>
            <w:i/>
            <w:iCs/>
            <w:sz w:val="26"/>
            <w:szCs w:val="26"/>
            <w:lang w:val="en-GB"/>
          </w:rPr>
          <w:t>BACHELOR OF TECHNOLOGY (CIVIL ENGINEERING)</w:t>
        </w:r>
      </w:ins>
    </w:p>
    <w:p w14:paraId="068CF827" w14:textId="77777777" w:rsidR="000176EC" w:rsidRDefault="000176EC" w:rsidP="000176EC">
      <w:pPr>
        <w:rPr>
          <w:ins w:id="22" w:author="Swapnaneel Ghosh" w:date="2023-05-14T00:31:00Z"/>
          <w:i/>
          <w:iCs/>
          <w:lang w:val="en-GB"/>
        </w:rPr>
      </w:pPr>
    </w:p>
    <w:p w14:paraId="691894A8" w14:textId="77777777" w:rsidR="000176EC" w:rsidRDefault="000176EC" w:rsidP="000176EC">
      <w:pPr>
        <w:rPr>
          <w:ins w:id="23" w:author="Swapnaneel Ghosh" w:date="2023-05-14T00:31:00Z"/>
          <w:i/>
          <w:iCs/>
          <w:lang w:val="en-GB"/>
        </w:rPr>
      </w:pPr>
    </w:p>
    <w:p w14:paraId="6F0BDC7A" w14:textId="77777777" w:rsidR="000176EC" w:rsidRDefault="000176EC" w:rsidP="000176EC">
      <w:pPr>
        <w:jc w:val="center"/>
        <w:rPr>
          <w:ins w:id="24" w:author="Swapnaneel Ghosh" w:date="2023-05-14T00:31:00Z"/>
          <w:i/>
          <w:iCs/>
          <w:lang w:val="en-GB"/>
        </w:rPr>
      </w:pPr>
      <w:ins w:id="25" w:author="Swapnaneel Ghosh" w:date="2023-05-14T00:31:00Z">
        <w:r>
          <w:rPr>
            <w:i/>
            <w:iCs/>
            <w:noProof/>
            <w:lang w:val="en-GB"/>
          </w:rPr>
          <w:drawing>
            <wp:inline distT="0" distB="0" distL="0" distR="0" wp14:anchorId="22FE2C49" wp14:editId="0BF5A76B">
              <wp:extent cx="1584960" cy="1578639"/>
              <wp:effectExtent l="0" t="0" r="0" b="2540"/>
              <wp:docPr id="874270578" name="Picture 87427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3286" name="Picture 10769732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5178" cy="1588816"/>
                      </a:xfrm>
                      <a:prstGeom prst="rect">
                        <a:avLst/>
                      </a:prstGeom>
                    </pic:spPr>
                  </pic:pic>
                </a:graphicData>
              </a:graphic>
            </wp:inline>
          </w:drawing>
        </w:r>
      </w:ins>
    </w:p>
    <w:p w14:paraId="3516204B" w14:textId="77777777" w:rsidR="000176EC" w:rsidRDefault="000176EC" w:rsidP="000176EC">
      <w:pPr>
        <w:jc w:val="center"/>
        <w:rPr>
          <w:ins w:id="26" w:author="Swapnaneel Ghosh" w:date="2023-05-14T00:31:00Z"/>
          <w:i/>
          <w:iCs/>
          <w:lang w:val="en-GB"/>
        </w:rPr>
      </w:pPr>
    </w:p>
    <w:p w14:paraId="2CE1AD59" w14:textId="77777777" w:rsidR="000176EC" w:rsidRDefault="000176EC" w:rsidP="000176EC">
      <w:pPr>
        <w:jc w:val="center"/>
        <w:rPr>
          <w:ins w:id="27" w:author="Swapnaneel Ghosh" w:date="2023-05-14T00:31:00Z"/>
          <w:i/>
          <w:iCs/>
          <w:lang w:val="en-GB"/>
        </w:rPr>
      </w:pPr>
    </w:p>
    <w:p w14:paraId="68C3E979" w14:textId="77777777" w:rsidR="000176EC" w:rsidRDefault="000176EC" w:rsidP="000176EC">
      <w:pPr>
        <w:jc w:val="center"/>
        <w:rPr>
          <w:ins w:id="28" w:author="Swapnaneel Ghosh" w:date="2023-05-14T00:31:00Z"/>
          <w:i/>
          <w:iCs/>
          <w:lang w:val="en-GB"/>
        </w:rPr>
      </w:pPr>
      <w:ins w:id="29" w:author="Swapnaneel Ghosh" w:date="2023-05-14T00:31:00Z">
        <w:r>
          <w:rPr>
            <w:i/>
            <w:iCs/>
            <w:lang w:val="en-GB"/>
          </w:rPr>
          <w:t>DEPARTMNET OF CIVIL ENGIMNNEERING</w:t>
        </w:r>
      </w:ins>
    </w:p>
    <w:p w14:paraId="3EE0C55D" w14:textId="77777777" w:rsidR="000176EC" w:rsidRDefault="000176EC" w:rsidP="000176EC">
      <w:pPr>
        <w:jc w:val="center"/>
        <w:rPr>
          <w:ins w:id="30" w:author="Swapnaneel Ghosh" w:date="2023-05-14T00:31:00Z"/>
          <w:i/>
          <w:iCs/>
          <w:lang w:val="en-GB"/>
        </w:rPr>
      </w:pPr>
      <w:ins w:id="31" w:author="Swapnaneel Ghosh" w:date="2023-05-14T00:31:00Z">
        <w:r>
          <w:rPr>
            <w:i/>
            <w:iCs/>
            <w:lang w:val="en-GB"/>
          </w:rPr>
          <w:t>TECHNO MAIN SALT LAKE(TMSL)</w:t>
        </w:r>
      </w:ins>
    </w:p>
    <w:p w14:paraId="500044AB" w14:textId="77777777" w:rsidR="000176EC" w:rsidRDefault="000176EC" w:rsidP="000176EC">
      <w:pPr>
        <w:jc w:val="center"/>
        <w:rPr>
          <w:ins w:id="32" w:author="Swapnaneel Ghosh" w:date="2023-05-14T00:31:00Z"/>
          <w:i/>
          <w:iCs/>
          <w:lang w:val="en-GB"/>
        </w:rPr>
      </w:pPr>
      <w:ins w:id="33" w:author="Swapnaneel Ghosh" w:date="2023-05-14T00:31:00Z">
        <w:r>
          <w:rPr>
            <w:i/>
            <w:iCs/>
            <w:lang w:val="en-GB"/>
          </w:rPr>
          <w:t>EM-4/1, Sector-V, Salt Lake, Kolkata-700091</w:t>
        </w:r>
      </w:ins>
    </w:p>
    <w:p w14:paraId="355743B1" w14:textId="77777777" w:rsidR="000176EC" w:rsidRDefault="000176EC" w:rsidP="000176EC">
      <w:pPr>
        <w:jc w:val="center"/>
        <w:rPr>
          <w:ins w:id="34" w:author="Swapnaneel Ghosh" w:date="2023-05-14T00:31:00Z"/>
          <w:i/>
          <w:iCs/>
          <w:lang w:val="en-GB"/>
        </w:rPr>
      </w:pPr>
    </w:p>
    <w:p w14:paraId="18843551" w14:textId="77777777" w:rsidR="000176EC" w:rsidRPr="00EF7722" w:rsidRDefault="000176EC" w:rsidP="000176EC">
      <w:pPr>
        <w:jc w:val="center"/>
        <w:rPr>
          <w:ins w:id="35" w:author="Swapnaneel Ghosh" w:date="2023-05-14T00:31:00Z"/>
          <w:i/>
          <w:iCs/>
          <w:lang w:val="en-GB"/>
        </w:rPr>
      </w:pPr>
    </w:p>
    <w:p w14:paraId="7B415B91" w14:textId="3B26B2BC" w:rsidR="000176EC" w:rsidRDefault="000176EC" w:rsidP="00C52EF1">
      <w:pPr>
        <w:jc w:val="center"/>
        <w:rPr>
          <w:ins w:id="36" w:author="Swapnaneel Ghosh" w:date="2023-05-14T00:30:00Z"/>
          <w:sz w:val="26"/>
          <w:szCs w:val="26"/>
          <w:lang w:val="en-GB"/>
        </w:rPr>
      </w:pPr>
    </w:p>
    <w:p w14:paraId="56A3AC3D" w14:textId="77777777" w:rsidR="000176EC" w:rsidRDefault="000176EC">
      <w:pPr>
        <w:rPr>
          <w:ins w:id="37" w:author="Swapnaneel Ghosh" w:date="2023-05-14T00:30:00Z"/>
          <w:sz w:val="26"/>
          <w:szCs w:val="26"/>
          <w:lang w:val="en-GB"/>
        </w:rPr>
      </w:pPr>
      <w:ins w:id="38" w:author="Swapnaneel Ghosh" w:date="2023-05-14T00:30:00Z">
        <w:r>
          <w:rPr>
            <w:sz w:val="26"/>
            <w:szCs w:val="26"/>
            <w:lang w:val="en-GB"/>
          </w:rPr>
          <w:br w:type="page"/>
        </w:r>
      </w:ins>
    </w:p>
    <w:p w14:paraId="77420780" w14:textId="77777777" w:rsidR="0076069D" w:rsidRPr="00C52EF1" w:rsidRDefault="0076069D" w:rsidP="00C52EF1">
      <w:pPr>
        <w:jc w:val="center"/>
        <w:rPr>
          <w:sz w:val="26"/>
          <w:szCs w:val="26"/>
          <w:lang w:val="en-GB"/>
        </w:rPr>
      </w:pPr>
    </w:p>
    <w:p w14:paraId="5BFEF23F" w14:textId="77777777" w:rsidR="00C10CA9" w:rsidRDefault="00C10CA9" w:rsidP="00C52EF1">
      <w:pPr>
        <w:jc w:val="center"/>
        <w:rPr>
          <w:sz w:val="26"/>
          <w:szCs w:val="26"/>
          <w:lang w:val="en-GB"/>
        </w:rPr>
      </w:pPr>
    </w:p>
    <w:p w14:paraId="45389C8A" w14:textId="77777777" w:rsidR="00C10CA9" w:rsidRDefault="00C10CA9" w:rsidP="00C52EF1">
      <w:pPr>
        <w:jc w:val="center"/>
        <w:rPr>
          <w:sz w:val="26"/>
          <w:szCs w:val="26"/>
          <w:lang w:val="en-GB"/>
        </w:rPr>
      </w:pPr>
    </w:p>
    <w:p w14:paraId="7BBD69F5" w14:textId="77777777" w:rsidR="00C10CA9" w:rsidRDefault="00C10CA9" w:rsidP="00C52EF1">
      <w:pPr>
        <w:jc w:val="center"/>
        <w:rPr>
          <w:sz w:val="26"/>
          <w:szCs w:val="26"/>
          <w:lang w:val="en-GB"/>
        </w:rPr>
      </w:pPr>
    </w:p>
    <w:p w14:paraId="6F4C5DA3" w14:textId="27DA4608" w:rsidR="00C52EF1" w:rsidRPr="00C52EF1" w:rsidRDefault="00C52EF1" w:rsidP="00C52EF1">
      <w:pPr>
        <w:jc w:val="center"/>
        <w:rPr>
          <w:sz w:val="26"/>
          <w:szCs w:val="26"/>
          <w:lang w:val="en-GB"/>
        </w:rPr>
      </w:pPr>
      <w:r w:rsidRPr="00C52EF1">
        <w:rPr>
          <w:sz w:val="26"/>
          <w:szCs w:val="26"/>
          <w:lang w:val="en-GB"/>
        </w:rPr>
        <w:t>A Report on</w:t>
      </w:r>
    </w:p>
    <w:p w14:paraId="501F89D6" w14:textId="77777777" w:rsidR="00C52EF1" w:rsidRDefault="00C52EF1" w:rsidP="00C52EF1">
      <w:pPr>
        <w:jc w:val="center"/>
        <w:rPr>
          <w:i/>
          <w:iCs/>
          <w:sz w:val="26"/>
          <w:szCs w:val="26"/>
          <w:lang w:val="en-GB"/>
        </w:rPr>
      </w:pPr>
      <w:r w:rsidRPr="00231F07">
        <w:rPr>
          <w:i/>
          <w:iCs/>
          <w:sz w:val="26"/>
          <w:szCs w:val="26"/>
          <w:lang w:val="en-GB"/>
        </w:rPr>
        <w:t>REVIEW ON THEORY BEHIND GENERATION OF SYNTHETIC HYDROGRAPH AND INSTANTANEOUS UNIT HYDROGRAPH</w:t>
      </w:r>
    </w:p>
    <w:p w14:paraId="28C5802D" w14:textId="77777777" w:rsidR="00C52EF1" w:rsidRPr="00231F07" w:rsidRDefault="00C52EF1" w:rsidP="00C52EF1">
      <w:pPr>
        <w:jc w:val="center"/>
        <w:rPr>
          <w:i/>
          <w:iCs/>
          <w:sz w:val="26"/>
          <w:szCs w:val="26"/>
          <w:lang w:val="en-GB"/>
        </w:rPr>
      </w:pPr>
    </w:p>
    <w:p w14:paraId="0EBEF728" w14:textId="0E354AAF" w:rsidR="00C52EF1" w:rsidRDefault="00C52EF1" w:rsidP="00C52EF1">
      <w:pPr>
        <w:jc w:val="center"/>
        <w:rPr>
          <w:sz w:val="26"/>
          <w:szCs w:val="26"/>
          <w:lang w:val="en-GB"/>
        </w:rPr>
      </w:pPr>
      <w:r w:rsidRPr="00C52EF1">
        <w:rPr>
          <w:sz w:val="26"/>
          <w:szCs w:val="26"/>
          <w:lang w:val="en-GB"/>
        </w:rPr>
        <w:t>By</w:t>
      </w:r>
    </w:p>
    <w:p w14:paraId="0D39C925" w14:textId="77777777" w:rsidR="00C52EF1" w:rsidRPr="00C52EF1" w:rsidRDefault="00C52EF1" w:rsidP="00415EE8">
      <w:pPr>
        <w:spacing w:line="120" w:lineRule="auto"/>
        <w:jc w:val="center"/>
        <w:rPr>
          <w:sz w:val="26"/>
          <w:szCs w:val="26"/>
          <w:lang w:val="en-GB"/>
        </w:rPr>
      </w:pPr>
    </w:p>
    <w:p w14:paraId="736A07F2" w14:textId="6F4FE9A1" w:rsidR="00C52EF1" w:rsidRPr="00C52EF1" w:rsidRDefault="00C52EF1" w:rsidP="00C52EF1">
      <w:pPr>
        <w:jc w:val="center"/>
        <w:rPr>
          <w:sz w:val="28"/>
          <w:szCs w:val="28"/>
          <w:lang w:val="en-GB"/>
        </w:rPr>
      </w:pPr>
      <w:r w:rsidRPr="00C52EF1">
        <w:rPr>
          <w:sz w:val="28"/>
          <w:szCs w:val="28"/>
          <w:lang w:val="en-GB"/>
        </w:rPr>
        <w:t>Swapnaneel Ghosh</w:t>
      </w:r>
    </w:p>
    <w:p w14:paraId="328C32A3" w14:textId="2600036E" w:rsidR="00C52EF1" w:rsidRPr="00C52EF1" w:rsidRDefault="00C52EF1" w:rsidP="00C52EF1">
      <w:pPr>
        <w:jc w:val="center"/>
        <w:rPr>
          <w:sz w:val="28"/>
          <w:szCs w:val="28"/>
          <w:lang w:val="en-GB"/>
        </w:rPr>
      </w:pPr>
      <w:r w:rsidRPr="00C52EF1">
        <w:rPr>
          <w:sz w:val="28"/>
          <w:szCs w:val="28"/>
          <w:lang w:val="en-GB"/>
        </w:rPr>
        <w:t>Sayanti Sahu</w:t>
      </w:r>
    </w:p>
    <w:p w14:paraId="647CC836" w14:textId="77777777" w:rsidR="00C52EF1" w:rsidRDefault="00C52EF1" w:rsidP="00C52EF1">
      <w:pPr>
        <w:jc w:val="center"/>
        <w:rPr>
          <w:lang w:val="en-GB"/>
        </w:rPr>
      </w:pPr>
    </w:p>
    <w:p w14:paraId="270EDBD0" w14:textId="77777777" w:rsidR="00C52EF1" w:rsidRDefault="00C52EF1" w:rsidP="00C52EF1">
      <w:pPr>
        <w:jc w:val="center"/>
        <w:rPr>
          <w:i/>
          <w:iCs/>
          <w:sz w:val="26"/>
          <w:szCs w:val="26"/>
          <w:lang w:val="en-GB"/>
        </w:rPr>
      </w:pPr>
      <w:r w:rsidRPr="00231F07">
        <w:rPr>
          <w:i/>
          <w:iCs/>
          <w:sz w:val="26"/>
          <w:szCs w:val="26"/>
          <w:lang w:val="en-GB"/>
        </w:rPr>
        <w:t>Under the Guidance of Prof. SUBHASHISH CHATTERJEE</w:t>
      </w:r>
    </w:p>
    <w:p w14:paraId="2723B6DC" w14:textId="59EF2783" w:rsidR="00C52EF1" w:rsidRDefault="00C52EF1" w:rsidP="00C52EF1">
      <w:pPr>
        <w:jc w:val="center"/>
        <w:rPr>
          <w:i/>
          <w:iCs/>
          <w:sz w:val="26"/>
          <w:szCs w:val="26"/>
          <w:lang w:val="en-GB"/>
        </w:rPr>
      </w:pPr>
      <w:r>
        <w:rPr>
          <w:i/>
          <w:iCs/>
          <w:sz w:val="26"/>
          <w:szCs w:val="26"/>
          <w:lang w:val="en-GB"/>
        </w:rPr>
        <w:t>(Professor of Techno Main Salt Lake)</w:t>
      </w:r>
    </w:p>
    <w:p w14:paraId="15CD584A" w14:textId="77777777" w:rsidR="00C10CA9" w:rsidRDefault="00C10CA9" w:rsidP="00C52EF1">
      <w:pPr>
        <w:jc w:val="center"/>
        <w:rPr>
          <w:i/>
          <w:iCs/>
          <w:sz w:val="26"/>
          <w:szCs w:val="26"/>
          <w:lang w:val="en-GB"/>
        </w:rPr>
      </w:pPr>
    </w:p>
    <w:p w14:paraId="52F1671C" w14:textId="77777777" w:rsidR="00C10CA9" w:rsidRDefault="00C10CA9" w:rsidP="00C52EF1">
      <w:pPr>
        <w:jc w:val="center"/>
        <w:rPr>
          <w:i/>
          <w:iCs/>
          <w:sz w:val="26"/>
          <w:szCs w:val="26"/>
          <w:lang w:val="en-GB"/>
        </w:rPr>
      </w:pPr>
    </w:p>
    <w:p w14:paraId="5C5464ED" w14:textId="1A731BEB" w:rsidR="00C10CA9" w:rsidRDefault="00C10CA9" w:rsidP="00C52EF1">
      <w:pPr>
        <w:jc w:val="center"/>
        <w:rPr>
          <w:i/>
          <w:iCs/>
          <w:sz w:val="26"/>
          <w:szCs w:val="26"/>
          <w:lang w:val="en-GB"/>
        </w:rPr>
      </w:pPr>
      <w:r>
        <w:rPr>
          <w:i/>
          <w:iCs/>
          <w:noProof/>
          <w:lang w:val="en-GB"/>
        </w:rPr>
        <w:drawing>
          <wp:inline distT="0" distB="0" distL="0" distR="0" wp14:anchorId="4D02C4F0" wp14:editId="7E49F85C">
            <wp:extent cx="1584960" cy="1578639"/>
            <wp:effectExtent l="0" t="0" r="0" b="2540"/>
            <wp:docPr id="10769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3286" name="Picture 10769732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5178" cy="1588816"/>
                    </a:xfrm>
                    <a:prstGeom prst="rect">
                      <a:avLst/>
                    </a:prstGeom>
                  </pic:spPr>
                </pic:pic>
              </a:graphicData>
            </a:graphic>
          </wp:inline>
        </w:drawing>
      </w:r>
    </w:p>
    <w:p w14:paraId="3A65C2EC" w14:textId="77777777" w:rsidR="00C10CA9" w:rsidRDefault="00C10CA9" w:rsidP="00C52EF1">
      <w:pPr>
        <w:jc w:val="center"/>
        <w:rPr>
          <w:i/>
          <w:iCs/>
          <w:sz w:val="26"/>
          <w:szCs w:val="26"/>
          <w:lang w:val="en-GB"/>
        </w:rPr>
      </w:pPr>
    </w:p>
    <w:p w14:paraId="5D4356D0" w14:textId="77777777" w:rsidR="00C10CA9" w:rsidRDefault="00C10CA9" w:rsidP="00C52EF1">
      <w:pPr>
        <w:jc w:val="center"/>
        <w:rPr>
          <w:i/>
          <w:iCs/>
          <w:sz w:val="26"/>
          <w:szCs w:val="26"/>
          <w:lang w:val="en-GB"/>
        </w:rPr>
      </w:pPr>
    </w:p>
    <w:p w14:paraId="3BD1B7D8" w14:textId="77777777" w:rsidR="00C10CA9" w:rsidRDefault="00C10CA9" w:rsidP="00C10CA9">
      <w:pPr>
        <w:jc w:val="center"/>
        <w:rPr>
          <w:i/>
          <w:iCs/>
          <w:lang w:val="en-GB"/>
        </w:rPr>
      </w:pPr>
      <w:r>
        <w:rPr>
          <w:i/>
          <w:iCs/>
          <w:lang w:val="en-GB"/>
        </w:rPr>
        <w:t>DEPARTMNET OF CIVIL ENGIMNNEERING</w:t>
      </w:r>
    </w:p>
    <w:p w14:paraId="7786BEC5" w14:textId="77777777" w:rsidR="00C10CA9" w:rsidRDefault="00C10CA9" w:rsidP="00C10CA9">
      <w:pPr>
        <w:jc w:val="center"/>
        <w:rPr>
          <w:i/>
          <w:iCs/>
          <w:lang w:val="en-GB"/>
        </w:rPr>
      </w:pPr>
      <w:r>
        <w:rPr>
          <w:i/>
          <w:iCs/>
          <w:lang w:val="en-GB"/>
        </w:rPr>
        <w:t>TECHNO MAIN SALT LAKE(TMSL)</w:t>
      </w:r>
    </w:p>
    <w:p w14:paraId="1F008366" w14:textId="77777777" w:rsidR="00C10CA9" w:rsidRPr="00231F07" w:rsidRDefault="00C10CA9" w:rsidP="00C52EF1">
      <w:pPr>
        <w:jc w:val="center"/>
        <w:rPr>
          <w:i/>
          <w:iCs/>
          <w:sz w:val="26"/>
          <w:szCs w:val="26"/>
          <w:lang w:val="en-GB"/>
        </w:rPr>
      </w:pPr>
    </w:p>
    <w:p w14:paraId="4F31805C" w14:textId="6A3C517B" w:rsidR="00C52EF1" w:rsidRDefault="00C52EF1" w:rsidP="00C52EF1">
      <w:pPr>
        <w:jc w:val="center"/>
        <w:rPr>
          <w:lang w:val="en-GB"/>
        </w:rPr>
      </w:pPr>
      <w:r>
        <w:rPr>
          <w:lang w:val="en-GB"/>
        </w:rPr>
        <w:t xml:space="preserve"> </w:t>
      </w:r>
    </w:p>
    <w:p w14:paraId="57297924" w14:textId="77777777" w:rsidR="00EA2FF5" w:rsidRDefault="00EA2FF5" w:rsidP="00C52EF1">
      <w:pPr>
        <w:jc w:val="center"/>
        <w:rPr>
          <w:lang w:val="en-GB"/>
        </w:rPr>
      </w:pPr>
    </w:p>
    <w:p w14:paraId="7CB29B7A" w14:textId="77777777" w:rsidR="00EA2FF5" w:rsidRDefault="00EA2FF5" w:rsidP="00C52EF1">
      <w:pPr>
        <w:jc w:val="center"/>
        <w:rPr>
          <w:lang w:val="en-GB"/>
        </w:rPr>
      </w:pPr>
    </w:p>
    <w:p w14:paraId="03548761" w14:textId="7A3AB51D" w:rsidR="00EA2FF5" w:rsidDel="00106FA6" w:rsidRDefault="00EA2FF5" w:rsidP="00C52EF1">
      <w:pPr>
        <w:jc w:val="center"/>
        <w:rPr>
          <w:del w:id="39" w:author="Swapnaneel Ghosh" w:date="2023-05-14T10:10:00Z"/>
          <w:lang w:val="en-GB"/>
        </w:rPr>
      </w:pPr>
    </w:p>
    <w:p w14:paraId="3DA4C1A7" w14:textId="0DF1C204" w:rsidR="00EA2FF5" w:rsidDel="00106FA6" w:rsidRDefault="00EA2FF5" w:rsidP="00C52EF1">
      <w:pPr>
        <w:jc w:val="center"/>
        <w:rPr>
          <w:del w:id="40" w:author="Swapnaneel Ghosh" w:date="2023-05-14T10:10:00Z"/>
          <w:lang w:val="en-GB"/>
        </w:rPr>
      </w:pPr>
    </w:p>
    <w:p w14:paraId="21093E3C" w14:textId="65742644" w:rsidR="00EA2FF5" w:rsidDel="00106FA6" w:rsidRDefault="00EA2FF5" w:rsidP="00C52EF1">
      <w:pPr>
        <w:jc w:val="center"/>
        <w:rPr>
          <w:del w:id="41" w:author="Swapnaneel Ghosh" w:date="2023-05-14T10:10:00Z"/>
          <w:lang w:val="en-GB"/>
        </w:rPr>
      </w:pPr>
    </w:p>
    <w:p w14:paraId="312EF41E" w14:textId="7A6BA0BB" w:rsidR="00EA2FF5" w:rsidRDefault="00DF57B0" w:rsidP="00C52EF1">
      <w:pPr>
        <w:jc w:val="center"/>
        <w:rPr>
          <w:lang w:val="en-GB"/>
        </w:rPr>
      </w:pPr>
      <w:r>
        <w:rPr>
          <w:noProof/>
          <w:lang w:val="en-GB"/>
        </w:rPr>
        <mc:AlternateContent>
          <mc:Choice Requires="wps">
            <w:drawing>
              <wp:anchor distT="0" distB="0" distL="114300" distR="114300" simplePos="0" relativeHeight="251659264" behindDoc="0" locked="0" layoutInCell="1" allowOverlap="1" wp14:anchorId="4A8159F6" wp14:editId="58C6F974">
                <wp:simplePos x="0" y="0"/>
                <wp:positionH relativeFrom="margin">
                  <wp:align>center</wp:align>
                </wp:positionH>
                <wp:positionV relativeFrom="paragraph">
                  <wp:posOffset>232410</wp:posOffset>
                </wp:positionV>
                <wp:extent cx="4960620" cy="0"/>
                <wp:effectExtent l="0" t="0" r="0" b="0"/>
                <wp:wrapNone/>
                <wp:docPr id="1474322284"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5DC73"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p>
    <w:p w14:paraId="55F54270" w14:textId="6CB555D4" w:rsidR="00EA2FF5" w:rsidRPr="0036733E" w:rsidRDefault="00DC78AE" w:rsidP="00C52EF1">
      <w:pPr>
        <w:jc w:val="center"/>
        <w:rPr>
          <w:b/>
          <w:bCs/>
          <w:i/>
          <w:iCs/>
          <w:color w:val="8EAADB" w:themeColor="accent1" w:themeTint="99"/>
          <w:sz w:val="36"/>
          <w:szCs w:val="36"/>
          <w:lang w:val="en-GB"/>
        </w:rPr>
      </w:pPr>
      <w:r w:rsidRPr="0036733E">
        <w:rPr>
          <w:b/>
          <w:bCs/>
          <w:i/>
          <w:iCs/>
          <w:noProof/>
          <w:color w:val="8EAADB" w:themeColor="accent1" w:themeTint="99"/>
          <w:sz w:val="28"/>
          <w:szCs w:val="28"/>
          <w:lang w:val="en-GB"/>
        </w:rPr>
        <mc:AlternateContent>
          <mc:Choice Requires="wps">
            <w:drawing>
              <wp:anchor distT="0" distB="0" distL="114300" distR="114300" simplePos="0" relativeHeight="251661312" behindDoc="0" locked="0" layoutInCell="1" allowOverlap="1" wp14:anchorId="3406CC1E" wp14:editId="370FF6A9">
                <wp:simplePos x="0" y="0"/>
                <wp:positionH relativeFrom="margin">
                  <wp:align>center</wp:align>
                </wp:positionH>
                <wp:positionV relativeFrom="paragraph">
                  <wp:posOffset>327660</wp:posOffset>
                </wp:positionV>
                <wp:extent cx="4960620" cy="0"/>
                <wp:effectExtent l="0" t="0" r="0" b="0"/>
                <wp:wrapNone/>
                <wp:docPr id="656696837"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343DE" id="Straight Connector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5.8pt" to="390.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GnQcB/d&#10;AAAABgEAAA8AAAAAAAAAAAAAAAAA9QMAAGRycy9kb3ducmV2LnhtbFBLBQYAAAAABAAEAPMAAAD/&#10;BAAAAAA=&#10;" strokecolor="#4472c4 [3204]" strokeweight=".5pt">
                <v:stroke joinstyle="miter"/>
                <w10:wrap anchorx="margin"/>
              </v:line>
            </w:pict>
          </mc:Fallback>
        </mc:AlternateContent>
      </w:r>
      <w:r w:rsidR="00DF57B0" w:rsidRPr="0036733E">
        <w:rPr>
          <w:b/>
          <w:bCs/>
          <w:i/>
          <w:iCs/>
          <w:color w:val="8EAADB" w:themeColor="accent1" w:themeTint="99"/>
          <w:sz w:val="36"/>
          <w:szCs w:val="36"/>
          <w:lang w:val="en-GB"/>
        </w:rPr>
        <w:t>CERTIFICATE</w:t>
      </w:r>
    </w:p>
    <w:p w14:paraId="6946B7A4" w14:textId="65FB172F" w:rsidR="00976A10" w:rsidRDefault="00976A10" w:rsidP="00B67339">
      <w:pPr>
        <w:spacing w:line="480" w:lineRule="auto"/>
        <w:jc w:val="center"/>
        <w:rPr>
          <w:b/>
          <w:bCs/>
          <w:i/>
          <w:iCs/>
          <w:color w:val="8EAADB" w:themeColor="accent1" w:themeTint="99"/>
          <w:sz w:val="26"/>
          <w:szCs w:val="26"/>
          <w:lang w:val="en-GB"/>
        </w:rPr>
      </w:pPr>
    </w:p>
    <w:p w14:paraId="7B764E74" w14:textId="77777777" w:rsidR="0036733E" w:rsidRPr="009A7413" w:rsidRDefault="0036733E" w:rsidP="00F85BF8">
      <w:pPr>
        <w:spacing w:line="480" w:lineRule="auto"/>
        <w:jc w:val="both"/>
        <w:rPr>
          <w:b/>
          <w:bCs/>
          <w:i/>
          <w:iCs/>
          <w:color w:val="8EAADB" w:themeColor="accent1" w:themeTint="99"/>
          <w:sz w:val="26"/>
          <w:szCs w:val="26"/>
          <w:lang w:val="en-GB"/>
        </w:rPr>
      </w:pPr>
    </w:p>
    <w:p w14:paraId="50F10286" w14:textId="4C867BC1" w:rsidR="00976A10" w:rsidRDefault="00976A10" w:rsidP="00F85BF8">
      <w:pPr>
        <w:spacing w:line="480" w:lineRule="auto"/>
        <w:jc w:val="both"/>
        <w:rPr>
          <w:sz w:val="26"/>
          <w:szCs w:val="26"/>
          <w:lang w:val="en-GB"/>
        </w:rPr>
      </w:pPr>
      <w:r w:rsidRPr="009A7413">
        <w:rPr>
          <w:sz w:val="26"/>
          <w:szCs w:val="26"/>
          <w:lang w:val="en-GB"/>
        </w:rPr>
        <w:t xml:space="preserve">This is to certify that </w:t>
      </w:r>
      <w:r w:rsidRPr="00A012C3">
        <w:rPr>
          <w:sz w:val="26"/>
          <w:szCs w:val="26"/>
          <w:u w:val="single"/>
          <w:lang w:val="en-GB"/>
        </w:rPr>
        <w:t>Swapnaneel Ghosh, Roll No.: 13001319052, Registration No.: 016160 and</w:t>
      </w:r>
      <w:r w:rsidR="00DC6595" w:rsidRPr="00A012C3">
        <w:rPr>
          <w:sz w:val="26"/>
          <w:szCs w:val="26"/>
          <w:u w:val="single"/>
          <w:lang w:val="en-GB"/>
        </w:rPr>
        <w:t xml:space="preserve"> </w:t>
      </w:r>
      <w:r w:rsidRPr="00A012C3">
        <w:rPr>
          <w:sz w:val="26"/>
          <w:szCs w:val="26"/>
          <w:u w:val="single"/>
          <w:lang w:val="en-GB"/>
        </w:rPr>
        <w:t xml:space="preserve">Sayanti Sahu, Roll No.: 13001320085, Registration No.: </w:t>
      </w:r>
      <w:r w:rsidR="00792C2E" w:rsidRPr="00A012C3">
        <w:rPr>
          <w:sz w:val="26"/>
          <w:szCs w:val="26"/>
          <w:u w:val="single"/>
          <w:lang w:val="en-GB"/>
        </w:rPr>
        <w:t>201300101320014</w:t>
      </w:r>
      <w:r w:rsidRPr="009A7413">
        <w:rPr>
          <w:sz w:val="26"/>
          <w:szCs w:val="26"/>
          <w:lang w:val="en-GB"/>
        </w:rPr>
        <w:t xml:space="preserve"> have carried out the project work entitled as</w:t>
      </w:r>
      <w:r w:rsidR="009A7413">
        <w:rPr>
          <w:sz w:val="26"/>
          <w:szCs w:val="26"/>
          <w:lang w:val="en-GB"/>
        </w:rPr>
        <w:t xml:space="preserve"> </w:t>
      </w:r>
      <w:r w:rsidRPr="00976A10">
        <w:rPr>
          <w:b/>
          <w:bCs/>
          <w:sz w:val="24"/>
          <w:szCs w:val="24"/>
          <w:lang w:val="en-GB"/>
        </w:rPr>
        <w:t>“</w:t>
      </w:r>
      <w:r w:rsidRPr="00976A10">
        <w:rPr>
          <w:b/>
          <w:bCs/>
          <w:sz w:val="26"/>
          <w:szCs w:val="26"/>
          <w:lang w:val="en-GB"/>
        </w:rPr>
        <w:t>REVIEW ON THEORY BEHIND GENERATION OF SYNTHETIC HYDROGRAPH AND INSTANTANEOUS UNIT HYDROGRAPH</w:t>
      </w:r>
      <w:r>
        <w:rPr>
          <w:b/>
          <w:bCs/>
          <w:sz w:val="26"/>
          <w:szCs w:val="26"/>
          <w:lang w:val="en-GB"/>
        </w:rPr>
        <w:t>”</w:t>
      </w:r>
      <w:r w:rsidR="00DC6595">
        <w:rPr>
          <w:b/>
          <w:bCs/>
          <w:sz w:val="26"/>
          <w:szCs w:val="26"/>
          <w:lang w:val="en-GB"/>
        </w:rPr>
        <w:t xml:space="preserve"> </w:t>
      </w:r>
      <w:r w:rsidR="00DC6595">
        <w:rPr>
          <w:sz w:val="26"/>
          <w:szCs w:val="26"/>
          <w:lang w:val="en-GB"/>
        </w:rPr>
        <w:t>as a part of the curriculum for the B. Tech Degree in Civil Engineering</w:t>
      </w:r>
      <w:r w:rsidR="001246B9">
        <w:rPr>
          <w:sz w:val="26"/>
          <w:szCs w:val="26"/>
          <w:lang w:val="en-GB"/>
        </w:rPr>
        <w:t xml:space="preserve"> under Maulana Abul Kalam Azad University of Technology for the year 2019-2023</w:t>
      </w:r>
      <w:r w:rsidR="00B67339">
        <w:rPr>
          <w:sz w:val="26"/>
          <w:szCs w:val="26"/>
          <w:lang w:val="en-GB"/>
        </w:rPr>
        <w:t>. This project report is approved by the undersigned only for the purpose for which it is submitted</w:t>
      </w:r>
      <w:r w:rsidR="00FC5E56">
        <w:rPr>
          <w:sz w:val="26"/>
          <w:szCs w:val="26"/>
          <w:lang w:val="en-GB"/>
        </w:rPr>
        <w:t>. The candidates are entirely responsible for statement, opinions and conclusions contained herein.</w:t>
      </w:r>
    </w:p>
    <w:p w14:paraId="2C57C38E" w14:textId="77777777" w:rsidR="00DD04EE" w:rsidRDefault="00DD04EE" w:rsidP="00F85BF8">
      <w:pPr>
        <w:spacing w:line="480" w:lineRule="auto"/>
        <w:jc w:val="both"/>
        <w:rPr>
          <w:sz w:val="26"/>
          <w:szCs w:val="26"/>
          <w:lang w:val="en-GB"/>
        </w:rPr>
      </w:pPr>
    </w:p>
    <w:p w14:paraId="18CA7571" w14:textId="77777777" w:rsidR="00B657BD" w:rsidRDefault="00B657BD" w:rsidP="00F85BF8">
      <w:pPr>
        <w:spacing w:line="480" w:lineRule="auto"/>
        <w:jc w:val="both"/>
        <w:rPr>
          <w:sz w:val="26"/>
          <w:szCs w:val="26"/>
          <w:lang w:val="en-GB"/>
        </w:rPr>
      </w:pPr>
    </w:p>
    <w:p w14:paraId="177B2A5F" w14:textId="77777777" w:rsidR="00B657BD" w:rsidRDefault="00B657BD" w:rsidP="00F85BF8">
      <w:pPr>
        <w:spacing w:line="480" w:lineRule="auto"/>
        <w:jc w:val="both"/>
        <w:rPr>
          <w:sz w:val="26"/>
          <w:szCs w:val="26"/>
          <w:lang w:val="en-GB"/>
        </w:rPr>
      </w:pPr>
    </w:p>
    <w:p w14:paraId="26C9CCFB" w14:textId="77777777" w:rsidR="00B657BD" w:rsidRDefault="00B657BD" w:rsidP="00F85BF8">
      <w:pPr>
        <w:spacing w:line="480" w:lineRule="auto"/>
        <w:jc w:val="both"/>
        <w:rPr>
          <w:sz w:val="26"/>
          <w:szCs w:val="26"/>
          <w:lang w:val="en-GB"/>
        </w:rPr>
      </w:pPr>
    </w:p>
    <w:p w14:paraId="1C0936A6" w14:textId="77777777" w:rsidR="00B657BD" w:rsidRDefault="00B657BD" w:rsidP="00F85BF8">
      <w:pPr>
        <w:spacing w:line="480" w:lineRule="auto"/>
        <w:jc w:val="both"/>
        <w:rPr>
          <w:sz w:val="26"/>
          <w:szCs w:val="26"/>
          <w:lang w:val="en-GB"/>
        </w:rPr>
      </w:pPr>
    </w:p>
    <w:p w14:paraId="2A122569" w14:textId="2DCFE4B7" w:rsidR="00B657BD" w:rsidRDefault="00A17FAB" w:rsidP="00F85BF8">
      <w:pPr>
        <w:spacing w:line="480" w:lineRule="auto"/>
        <w:jc w:val="both"/>
        <w:rPr>
          <w:sz w:val="26"/>
          <w:szCs w:val="26"/>
          <w:lang w:val="en-GB"/>
        </w:rPr>
      </w:pPr>
      <w:r>
        <w:rPr>
          <w:noProof/>
          <w:sz w:val="26"/>
          <w:szCs w:val="26"/>
          <w:lang w:val="en-GB"/>
        </w:rPr>
        <mc:AlternateContent>
          <mc:Choice Requires="wps">
            <w:drawing>
              <wp:anchor distT="0" distB="0" distL="114300" distR="114300" simplePos="0" relativeHeight="251664384" behindDoc="0" locked="0" layoutInCell="1" allowOverlap="1" wp14:anchorId="1B85F9BA" wp14:editId="591B035B">
                <wp:simplePos x="0" y="0"/>
                <wp:positionH relativeFrom="column">
                  <wp:posOffset>3906911</wp:posOffset>
                </wp:positionH>
                <wp:positionV relativeFrom="paragraph">
                  <wp:posOffset>312029</wp:posOffset>
                </wp:positionV>
                <wp:extent cx="2651760" cy="0"/>
                <wp:effectExtent l="0" t="0" r="0" b="0"/>
                <wp:wrapNone/>
                <wp:docPr id="1333812367"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41E7"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07.65pt,24.55pt" to="516.4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" strokecolor="black [3213]" strokeweight=".5pt">
                <v:stroke joinstyle="miter"/>
              </v:line>
            </w:pict>
          </mc:Fallback>
        </mc:AlternateContent>
      </w:r>
      <w:r w:rsidR="000410AD">
        <w:rPr>
          <w:noProof/>
          <w:sz w:val="26"/>
          <w:szCs w:val="26"/>
          <w:lang w:val="en-GB"/>
        </w:rPr>
        <mc:AlternateContent>
          <mc:Choice Requires="wps">
            <w:drawing>
              <wp:anchor distT="0" distB="0" distL="114300" distR="114300" simplePos="0" relativeHeight="251662336" behindDoc="0" locked="0" layoutInCell="1" allowOverlap="1" wp14:anchorId="7C35C7C1" wp14:editId="0FEC9886">
                <wp:simplePos x="0" y="0"/>
                <wp:positionH relativeFrom="column">
                  <wp:posOffset>259080</wp:posOffset>
                </wp:positionH>
                <wp:positionV relativeFrom="paragraph">
                  <wp:posOffset>311785</wp:posOffset>
                </wp:positionV>
                <wp:extent cx="2651760" cy="0"/>
                <wp:effectExtent l="0" t="0" r="0" b="0"/>
                <wp:wrapNone/>
                <wp:docPr id="960495168"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2B10"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4pt,24.55pt" to="229.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" strokecolor="black [3213]" strokeweight=".5pt">
                <v:stroke joinstyle="miter"/>
              </v:line>
            </w:pict>
          </mc:Fallback>
        </mc:AlternateContent>
      </w:r>
    </w:p>
    <w:p w14:paraId="388562C6" w14:textId="30E5859B" w:rsidR="00B657BD" w:rsidRDefault="00C477B8" w:rsidP="00CC1279">
      <w:pPr>
        <w:spacing w:line="360" w:lineRule="auto"/>
        <w:ind w:firstLine="720"/>
        <w:jc w:val="both"/>
        <w:rPr>
          <w:b/>
          <w:bCs/>
          <w:sz w:val="26"/>
          <w:szCs w:val="26"/>
          <w:lang w:val="en-GB"/>
        </w:rPr>
      </w:pPr>
      <w:r>
        <w:rPr>
          <w:b/>
          <w:bCs/>
          <w:sz w:val="26"/>
          <w:szCs w:val="26"/>
          <w:lang w:val="en-GB"/>
        </w:rPr>
        <w:t xml:space="preserve">     </w:t>
      </w:r>
      <w:r w:rsidR="0079224C" w:rsidRPr="0079224C">
        <w:rPr>
          <w:b/>
          <w:bCs/>
          <w:sz w:val="26"/>
          <w:szCs w:val="26"/>
          <w:lang w:val="en-GB"/>
        </w:rPr>
        <w:t>D</w:t>
      </w:r>
      <w:r w:rsidR="00CA36F8">
        <w:rPr>
          <w:b/>
          <w:bCs/>
          <w:sz w:val="26"/>
          <w:szCs w:val="26"/>
          <w:lang w:val="en-GB"/>
        </w:rPr>
        <w:t>R</w:t>
      </w:r>
      <w:r w:rsidR="0079224C" w:rsidRPr="0079224C">
        <w:rPr>
          <w:b/>
          <w:bCs/>
          <w:sz w:val="26"/>
          <w:szCs w:val="26"/>
          <w:lang w:val="en-GB"/>
        </w:rPr>
        <w:t xml:space="preserve">. </w:t>
      </w:r>
      <w:r w:rsidR="00CC1279">
        <w:rPr>
          <w:b/>
          <w:bCs/>
          <w:sz w:val="26"/>
          <w:szCs w:val="26"/>
          <w:lang w:val="en-GB"/>
        </w:rPr>
        <w:t>ARUP SAHA CHOUDHURY</w:t>
      </w:r>
      <w:r w:rsidR="0079224C">
        <w:rPr>
          <w:b/>
          <w:bCs/>
          <w:sz w:val="26"/>
          <w:szCs w:val="26"/>
          <w:lang w:val="en-GB"/>
        </w:rPr>
        <w:tab/>
      </w:r>
      <w:r w:rsidR="0079224C">
        <w:rPr>
          <w:b/>
          <w:bCs/>
          <w:sz w:val="26"/>
          <w:szCs w:val="26"/>
          <w:lang w:val="en-GB"/>
        </w:rPr>
        <w:tab/>
      </w:r>
      <w:r w:rsidR="0079224C">
        <w:rPr>
          <w:b/>
          <w:bCs/>
          <w:sz w:val="26"/>
          <w:szCs w:val="26"/>
          <w:lang w:val="en-GB"/>
        </w:rPr>
        <w:tab/>
      </w:r>
      <w:r w:rsidR="0079224C">
        <w:rPr>
          <w:b/>
          <w:bCs/>
          <w:sz w:val="26"/>
          <w:szCs w:val="26"/>
          <w:lang w:val="en-GB"/>
        </w:rPr>
        <w:tab/>
        <w:t>Prof. SUBHASHISH CHATTERJEE</w:t>
      </w:r>
    </w:p>
    <w:p w14:paraId="2A49EDDA" w14:textId="0AC5EB8E" w:rsidR="00CA36F8" w:rsidRDefault="00C477B8" w:rsidP="00CC1279">
      <w:pPr>
        <w:spacing w:line="360" w:lineRule="auto"/>
        <w:ind w:firstLine="720"/>
        <w:jc w:val="both"/>
        <w:rPr>
          <w:sz w:val="26"/>
          <w:szCs w:val="26"/>
          <w:lang w:val="en-GB"/>
        </w:rPr>
      </w:pPr>
      <w:r>
        <w:rPr>
          <w:sz w:val="26"/>
          <w:szCs w:val="26"/>
          <w:lang w:val="en-GB"/>
        </w:rPr>
        <w:t xml:space="preserve">          HEAD OF DEPARTMENT</w:t>
      </w:r>
      <w:r w:rsidR="00710B45">
        <w:rPr>
          <w:sz w:val="26"/>
          <w:szCs w:val="26"/>
          <w:lang w:val="en-GB"/>
        </w:rPr>
        <w:tab/>
      </w:r>
      <w:r w:rsidR="00710B45">
        <w:rPr>
          <w:sz w:val="26"/>
          <w:szCs w:val="26"/>
          <w:lang w:val="en-GB"/>
        </w:rPr>
        <w:tab/>
      </w:r>
      <w:r w:rsidR="00710B45">
        <w:rPr>
          <w:sz w:val="26"/>
          <w:szCs w:val="26"/>
          <w:lang w:val="en-GB"/>
        </w:rPr>
        <w:tab/>
      </w:r>
      <w:r w:rsidR="00710B45">
        <w:rPr>
          <w:sz w:val="26"/>
          <w:szCs w:val="26"/>
          <w:lang w:val="en-GB"/>
        </w:rPr>
        <w:tab/>
      </w:r>
      <w:r w:rsidR="00710B45">
        <w:rPr>
          <w:sz w:val="26"/>
          <w:szCs w:val="26"/>
          <w:lang w:val="en-GB"/>
        </w:rPr>
        <w:tab/>
        <w:t xml:space="preserve">     PROFESSOR</w:t>
      </w:r>
    </w:p>
    <w:p w14:paraId="6781F385" w14:textId="52BC98FF" w:rsidR="00C477B8" w:rsidRDefault="00C477B8" w:rsidP="00CC1279">
      <w:pPr>
        <w:spacing w:line="360" w:lineRule="auto"/>
        <w:ind w:firstLine="720"/>
        <w:jc w:val="both"/>
        <w:rPr>
          <w:sz w:val="26"/>
          <w:szCs w:val="26"/>
          <w:lang w:val="en-GB"/>
        </w:rPr>
      </w:pPr>
      <w:r>
        <w:rPr>
          <w:sz w:val="26"/>
          <w:szCs w:val="26"/>
          <w:lang w:val="en-GB"/>
        </w:rPr>
        <w:t>CIVIL ENGINEERING DEPARTMENT</w:t>
      </w:r>
      <w:r w:rsidR="00416790">
        <w:rPr>
          <w:sz w:val="26"/>
          <w:szCs w:val="26"/>
          <w:lang w:val="en-GB"/>
        </w:rPr>
        <w:tab/>
      </w:r>
      <w:r w:rsidR="00416790">
        <w:rPr>
          <w:sz w:val="26"/>
          <w:szCs w:val="26"/>
          <w:lang w:val="en-GB"/>
        </w:rPr>
        <w:tab/>
      </w:r>
      <w:r w:rsidR="00416790">
        <w:rPr>
          <w:sz w:val="26"/>
          <w:szCs w:val="26"/>
          <w:lang w:val="en-GB"/>
        </w:rPr>
        <w:tab/>
      </w:r>
      <w:r w:rsidR="00D71CCD">
        <w:rPr>
          <w:sz w:val="26"/>
          <w:szCs w:val="26"/>
          <w:lang w:val="en-GB"/>
        </w:rPr>
        <w:t xml:space="preserve">           </w:t>
      </w:r>
      <w:r w:rsidR="00416790">
        <w:rPr>
          <w:sz w:val="26"/>
          <w:szCs w:val="26"/>
          <w:lang w:val="en-GB"/>
        </w:rPr>
        <w:t>CIVIL ENGINEERING DEPARTMENT</w:t>
      </w:r>
    </w:p>
    <w:p w14:paraId="2AD441C7" w14:textId="1A517BD0" w:rsidR="009E1948" w:rsidRPr="00C477B8" w:rsidRDefault="00416790" w:rsidP="009E1948">
      <w:pPr>
        <w:spacing w:line="360" w:lineRule="auto"/>
        <w:ind w:firstLine="720"/>
        <w:jc w:val="both"/>
        <w:rPr>
          <w:sz w:val="26"/>
          <w:szCs w:val="26"/>
          <w:lang w:val="en-GB"/>
        </w:rPr>
      </w:pPr>
      <w:r>
        <w:rPr>
          <w:sz w:val="26"/>
          <w:szCs w:val="26"/>
          <w:lang w:val="en-GB"/>
        </w:rPr>
        <w:t xml:space="preserve">        </w:t>
      </w:r>
      <w:r w:rsidR="00BF365D">
        <w:rPr>
          <w:sz w:val="26"/>
          <w:szCs w:val="26"/>
          <w:lang w:val="en-GB"/>
        </w:rPr>
        <w:t>TECHNO MAIN SALT LAKE</w:t>
      </w:r>
      <w:r w:rsidR="009E1948">
        <w:rPr>
          <w:sz w:val="26"/>
          <w:szCs w:val="26"/>
          <w:lang w:val="en-GB"/>
        </w:rPr>
        <w:tab/>
      </w:r>
      <w:r w:rsidR="009E1948">
        <w:rPr>
          <w:sz w:val="26"/>
          <w:szCs w:val="26"/>
          <w:lang w:val="en-GB"/>
        </w:rPr>
        <w:tab/>
      </w:r>
      <w:r w:rsidR="009E1948">
        <w:rPr>
          <w:sz w:val="26"/>
          <w:szCs w:val="26"/>
          <w:lang w:val="en-GB"/>
        </w:rPr>
        <w:tab/>
      </w:r>
      <w:r w:rsidR="009E1948">
        <w:rPr>
          <w:sz w:val="26"/>
          <w:szCs w:val="26"/>
          <w:lang w:val="en-GB"/>
        </w:rPr>
        <w:tab/>
        <w:t xml:space="preserve">      TECHNO MAIN SALT LAKE</w:t>
      </w:r>
    </w:p>
    <w:p w14:paraId="4293CD0C" w14:textId="5FF513B2" w:rsidR="00B657BD" w:rsidDel="0051019C" w:rsidRDefault="00B657BD" w:rsidP="00F85BF8">
      <w:pPr>
        <w:spacing w:line="480" w:lineRule="auto"/>
        <w:jc w:val="both"/>
        <w:rPr>
          <w:del w:id="42" w:author="Swapnaneel Ghosh" w:date="2023-05-14T10:10:00Z"/>
          <w:sz w:val="24"/>
          <w:szCs w:val="24"/>
          <w:lang w:val="en-GB"/>
        </w:rPr>
      </w:pPr>
    </w:p>
    <w:p w14:paraId="251B6249" w14:textId="77777777" w:rsidR="005562D0" w:rsidRDefault="005562D0" w:rsidP="005562D0">
      <w:pPr>
        <w:jc w:val="center"/>
        <w:rPr>
          <w:lang w:val="en-GB"/>
        </w:rPr>
      </w:pPr>
    </w:p>
    <w:p w14:paraId="269656A6" w14:textId="77777777" w:rsidR="005562D0" w:rsidRDefault="005562D0" w:rsidP="005562D0">
      <w:pPr>
        <w:jc w:val="center"/>
        <w:rPr>
          <w:lang w:val="en-GB"/>
        </w:rPr>
      </w:pPr>
      <w:r>
        <w:rPr>
          <w:noProof/>
          <w:lang w:val="en-GB"/>
        </w:rPr>
        <w:lastRenderedPageBreak/>
        <mc:AlternateContent>
          <mc:Choice Requires="wps">
            <w:drawing>
              <wp:anchor distT="0" distB="0" distL="114300" distR="114300" simplePos="0" relativeHeight="251666432" behindDoc="0" locked="0" layoutInCell="1" allowOverlap="1" wp14:anchorId="21596708" wp14:editId="7DD27113">
                <wp:simplePos x="0" y="0"/>
                <wp:positionH relativeFrom="margin">
                  <wp:align>center</wp:align>
                </wp:positionH>
                <wp:positionV relativeFrom="paragraph">
                  <wp:posOffset>232410</wp:posOffset>
                </wp:positionV>
                <wp:extent cx="4960620" cy="0"/>
                <wp:effectExtent l="0" t="0" r="0" b="0"/>
                <wp:wrapNone/>
                <wp:docPr id="751425602"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8FFDD" id="Straight Connector 1"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p>
    <w:p w14:paraId="7086E6C2" w14:textId="505F64B9" w:rsidR="005562D0" w:rsidRPr="0036733E" w:rsidRDefault="005562D0" w:rsidP="005562D0">
      <w:pPr>
        <w:jc w:val="center"/>
        <w:rPr>
          <w:b/>
          <w:bCs/>
          <w:i/>
          <w:iCs/>
          <w:color w:val="8EAADB" w:themeColor="accent1" w:themeTint="99"/>
          <w:sz w:val="36"/>
          <w:szCs w:val="36"/>
          <w:lang w:val="en-GB"/>
        </w:rPr>
      </w:pPr>
      <w:r w:rsidRPr="0036733E">
        <w:rPr>
          <w:b/>
          <w:bCs/>
          <w:i/>
          <w:iCs/>
          <w:noProof/>
          <w:color w:val="8EAADB" w:themeColor="accent1" w:themeTint="99"/>
          <w:sz w:val="28"/>
          <w:szCs w:val="28"/>
          <w:lang w:val="en-GB"/>
        </w:rPr>
        <mc:AlternateContent>
          <mc:Choice Requires="wps">
            <w:drawing>
              <wp:anchor distT="0" distB="0" distL="114300" distR="114300" simplePos="0" relativeHeight="251667456" behindDoc="0" locked="0" layoutInCell="1" allowOverlap="1" wp14:anchorId="0D48D792" wp14:editId="5EF1E7DE">
                <wp:simplePos x="0" y="0"/>
                <wp:positionH relativeFrom="margin">
                  <wp:align>center</wp:align>
                </wp:positionH>
                <wp:positionV relativeFrom="paragraph">
                  <wp:posOffset>251460</wp:posOffset>
                </wp:positionV>
                <wp:extent cx="4960620" cy="0"/>
                <wp:effectExtent l="0" t="0" r="0" b="0"/>
                <wp:wrapNone/>
                <wp:docPr id="1659995943"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D9DC9" id="Straight Connector 1"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ACKNOWLEDGEMENT</w:t>
      </w:r>
    </w:p>
    <w:p w14:paraId="024F931F" w14:textId="77777777" w:rsidR="005562D0" w:rsidRDefault="005562D0" w:rsidP="00245081">
      <w:pPr>
        <w:spacing w:line="276" w:lineRule="auto"/>
        <w:rPr>
          <w:color w:val="8EAADB" w:themeColor="accent1" w:themeTint="99"/>
          <w:sz w:val="26"/>
          <w:szCs w:val="26"/>
          <w:lang w:val="en-GB"/>
        </w:rPr>
      </w:pPr>
    </w:p>
    <w:p w14:paraId="65CC7194" w14:textId="26B3E7B6" w:rsidR="00404EF1" w:rsidRPr="001B629F" w:rsidRDefault="00404EF1" w:rsidP="003701B9">
      <w:pPr>
        <w:spacing w:line="276" w:lineRule="auto"/>
        <w:jc w:val="both"/>
        <w:rPr>
          <w:sz w:val="26"/>
          <w:szCs w:val="26"/>
          <w:lang w:val="en-GB"/>
        </w:rPr>
      </w:pPr>
      <w:r w:rsidRPr="001B629F">
        <w:rPr>
          <w:sz w:val="26"/>
          <w:szCs w:val="26"/>
          <w:lang w:val="en-GB"/>
        </w:rPr>
        <w:t xml:space="preserve">A training project is an excellent opportunity for learning and self-development. We consider ourselves very lucky and honoured to have so many wonderful people lead us through in completion of this project. It is grateful for us to acknowledge the kind of help and guidance received by us during my project work. </w:t>
      </w:r>
      <w:r w:rsidR="001B629F">
        <w:rPr>
          <w:sz w:val="26"/>
          <w:szCs w:val="26"/>
          <w:lang w:val="en-GB"/>
        </w:rPr>
        <w:t>We</w:t>
      </w:r>
      <w:r w:rsidRPr="001B629F">
        <w:rPr>
          <w:sz w:val="26"/>
          <w:szCs w:val="26"/>
          <w:lang w:val="en-GB"/>
        </w:rPr>
        <w:t xml:space="preserve"> w</w:t>
      </w:r>
      <w:r w:rsidR="001B629F">
        <w:rPr>
          <w:sz w:val="26"/>
          <w:szCs w:val="26"/>
          <w:lang w:val="en-GB"/>
        </w:rPr>
        <w:t>ere</w:t>
      </w:r>
      <w:r w:rsidRPr="001B629F">
        <w:rPr>
          <w:sz w:val="26"/>
          <w:szCs w:val="26"/>
          <w:lang w:val="en-GB"/>
        </w:rPr>
        <w:t xml:space="preserve"> fortunate enough to get support from a large number of people to whom I shall always remain grateful.</w:t>
      </w:r>
    </w:p>
    <w:p w14:paraId="64D424DD" w14:textId="5F29EFDE" w:rsidR="00404EF1" w:rsidRPr="001B629F" w:rsidRDefault="001B629F" w:rsidP="003701B9">
      <w:pPr>
        <w:spacing w:line="276" w:lineRule="auto"/>
        <w:jc w:val="both"/>
        <w:rPr>
          <w:sz w:val="26"/>
          <w:szCs w:val="26"/>
          <w:lang w:val="en-GB"/>
        </w:rPr>
      </w:pPr>
      <w:r>
        <w:rPr>
          <w:sz w:val="26"/>
          <w:szCs w:val="26"/>
          <w:lang w:val="en-GB"/>
        </w:rPr>
        <w:t>We</w:t>
      </w:r>
      <w:r w:rsidR="00404EF1" w:rsidRPr="001B629F">
        <w:rPr>
          <w:sz w:val="26"/>
          <w:szCs w:val="26"/>
          <w:lang w:val="en-GB"/>
        </w:rPr>
        <w:t xml:space="preserve"> sincerely thank Professor Subhashish Chatterjee for assigning such a good project, which has enriched our knowledge, and experience and getting acclimatized </w:t>
      </w:r>
      <w:r w:rsidR="00F90045" w:rsidRPr="001B629F">
        <w:rPr>
          <w:sz w:val="26"/>
          <w:szCs w:val="26"/>
          <w:lang w:val="en-GB"/>
        </w:rPr>
        <w:t>in a fit and final working ambience of a site</w:t>
      </w:r>
      <w:r w:rsidR="00D07C51" w:rsidRPr="001B629F">
        <w:rPr>
          <w:sz w:val="26"/>
          <w:szCs w:val="26"/>
          <w:lang w:val="en-GB"/>
        </w:rPr>
        <w:t>.</w:t>
      </w:r>
    </w:p>
    <w:p w14:paraId="4F54B2B2" w14:textId="150D05F6" w:rsidR="005562D0" w:rsidRPr="001B629F" w:rsidRDefault="001B629F" w:rsidP="003701B9">
      <w:pPr>
        <w:spacing w:line="276" w:lineRule="auto"/>
        <w:jc w:val="both"/>
        <w:rPr>
          <w:sz w:val="26"/>
          <w:szCs w:val="26"/>
          <w:lang w:val="en-GB"/>
        </w:rPr>
      </w:pPr>
      <w:r>
        <w:rPr>
          <w:sz w:val="26"/>
          <w:szCs w:val="26"/>
          <w:lang w:val="en-GB"/>
        </w:rPr>
        <w:t>We</w:t>
      </w:r>
      <w:r w:rsidR="0058400B" w:rsidRPr="001B629F">
        <w:rPr>
          <w:sz w:val="26"/>
          <w:szCs w:val="26"/>
          <w:lang w:val="en-GB"/>
        </w:rPr>
        <w:t xml:space="preserve"> express our deepest thanks to Prof. Subhashish Chatterjee (Professor of Civil Engineering</w:t>
      </w:r>
      <w:r w:rsidR="005F1EBC" w:rsidRPr="001B629F">
        <w:rPr>
          <w:sz w:val="26"/>
          <w:szCs w:val="26"/>
          <w:lang w:val="en-GB"/>
        </w:rPr>
        <w:t>, Techno Main Salt Lake</w:t>
      </w:r>
      <w:r w:rsidR="0058400B" w:rsidRPr="001B629F">
        <w:rPr>
          <w:sz w:val="26"/>
          <w:szCs w:val="26"/>
          <w:lang w:val="en-GB"/>
        </w:rPr>
        <w:t>)</w:t>
      </w:r>
      <w:r w:rsidR="005F1EBC" w:rsidRPr="001B629F">
        <w:rPr>
          <w:sz w:val="26"/>
          <w:szCs w:val="26"/>
          <w:lang w:val="en-GB"/>
        </w:rPr>
        <w:t xml:space="preserve"> for his support, cooperation and inspiration.</w:t>
      </w:r>
    </w:p>
    <w:p w14:paraId="3F22EE5C" w14:textId="7AAC5BD4" w:rsidR="005F1EBC" w:rsidRPr="001B629F" w:rsidRDefault="009D4B89" w:rsidP="003701B9">
      <w:pPr>
        <w:spacing w:line="276" w:lineRule="auto"/>
        <w:jc w:val="both"/>
        <w:rPr>
          <w:sz w:val="26"/>
          <w:szCs w:val="26"/>
          <w:lang w:val="en-GB"/>
        </w:rPr>
      </w:pPr>
      <w:r w:rsidRPr="001B629F">
        <w:rPr>
          <w:sz w:val="26"/>
          <w:szCs w:val="26"/>
          <w:lang w:val="en-GB"/>
        </w:rPr>
        <w:t>The in-time facilities provided by the department making this report are also equally acknowledg</w:t>
      </w:r>
      <w:r w:rsidR="000D42E6" w:rsidRPr="001B629F">
        <w:rPr>
          <w:sz w:val="26"/>
          <w:szCs w:val="26"/>
          <w:lang w:val="en-GB"/>
        </w:rPr>
        <w:t>e</w:t>
      </w:r>
      <w:r w:rsidRPr="001B629F">
        <w:rPr>
          <w:sz w:val="26"/>
          <w:szCs w:val="26"/>
          <w:lang w:val="en-GB"/>
        </w:rPr>
        <w:t>able.</w:t>
      </w:r>
    </w:p>
    <w:p w14:paraId="56FA5803" w14:textId="36B52AD8" w:rsidR="000D42E6" w:rsidRDefault="001B629F" w:rsidP="003701B9">
      <w:pPr>
        <w:spacing w:line="276" w:lineRule="auto"/>
        <w:jc w:val="both"/>
        <w:rPr>
          <w:sz w:val="26"/>
          <w:szCs w:val="26"/>
          <w:lang w:val="en-GB"/>
        </w:rPr>
      </w:pPr>
      <w:r>
        <w:rPr>
          <w:sz w:val="26"/>
          <w:szCs w:val="26"/>
          <w:lang w:val="en-GB"/>
        </w:rPr>
        <w:t>We</w:t>
      </w:r>
      <w:r w:rsidR="000D42E6" w:rsidRPr="001B629F">
        <w:rPr>
          <w:sz w:val="26"/>
          <w:szCs w:val="26"/>
          <w:lang w:val="en-GB"/>
        </w:rPr>
        <w:t xml:space="preserve"> </w:t>
      </w:r>
      <w:r w:rsidRPr="001B629F">
        <w:rPr>
          <w:sz w:val="26"/>
          <w:szCs w:val="26"/>
          <w:lang w:val="en-GB"/>
        </w:rPr>
        <w:t>would like</w:t>
      </w:r>
      <w:r>
        <w:rPr>
          <w:sz w:val="26"/>
          <w:szCs w:val="26"/>
          <w:lang w:val="en-GB"/>
        </w:rPr>
        <w:t xml:space="preserve"> to convey our thanks to every teaching and </w:t>
      </w:r>
      <w:r w:rsidR="002F6966">
        <w:rPr>
          <w:sz w:val="26"/>
          <w:szCs w:val="26"/>
          <w:lang w:val="en-GB"/>
        </w:rPr>
        <w:t>non-teaching staffs of the Department of Civil Engineering of our college for their invaluable help and support throughout the period of making this report. We are also grateful to our classmates for their help, encouragement</w:t>
      </w:r>
      <w:r w:rsidR="00DB249B">
        <w:rPr>
          <w:sz w:val="26"/>
          <w:szCs w:val="26"/>
          <w:lang w:val="en-GB"/>
        </w:rPr>
        <w:t xml:space="preserve"> and invaluable suggestions.</w:t>
      </w:r>
    </w:p>
    <w:p w14:paraId="68E500B6" w14:textId="1BE05754" w:rsidR="00237AAE" w:rsidRDefault="00237AAE" w:rsidP="003701B9">
      <w:pPr>
        <w:spacing w:line="276" w:lineRule="auto"/>
        <w:jc w:val="both"/>
        <w:rPr>
          <w:sz w:val="26"/>
          <w:szCs w:val="26"/>
          <w:lang w:val="en-GB"/>
        </w:rPr>
      </w:pPr>
      <w:r>
        <w:rPr>
          <w:sz w:val="26"/>
          <w:szCs w:val="26"/>
          <w:lang w:val="en-GB"/>
        </w:rPr>
        <w:t xml:space="preserve">Finally, yet more importantly, </w:t>
      </w:r>
      <w:r w:rsidR="004355D7">
        <w:rPr>
          <w:sz w:val="26"/>
          <w:szCs w:val="26"/>
          <w:lang w:val="en-GB"/>
        </w:rPr>
        <w:t>we</w:t>
      </w:r>
      <w:r>
        <w:rPr>
          <w:sz w:val="26"/>
          <w:szCs w:val="26"/>
          <w:lang w:val="en-GB"/>
        </w:rPr>
        <w:t xml:space="preserve"> would </w:t>
      </w:r>
      <w:r w:rsidR="004355D7">
        <w:rPr>
          <w:sz w:val="26"/>
          <w:szCs w:val="26"/>
          <w:lang w:val="en-GB"/>
        </w:rPr>
        <w:t>like to express my deep appreciation to each of our group members for their perpetual support and encouragement</w:t>
      </w:r>
      <w:r w:rsidR="00A21581">
        <w:rPr>
          <w:sz w:val="26"/>
          <w:szCs w:val="26"/>
          <w:lang w:val="en-GB"/>
        </w:rPr>
        <w:t xml:space="preserve"> during this period.</w:t>
      </w:r>
    </w:p>
    <w:p w14:paraId="41CFDA18" w14:textId="77777777" w:rsidR="00835DA6" w:rsidRDefault="00835DA6" w:rsidP="003701B9">
      <w:pPr>
        <w:spacing w:line="276" w:lineRule="auto"/>
        <w:jc w:val="both"/>
        <w:rPr>
          <w:sz w:val="26"/>
          <w:szCs w:val="26"/>
          <w:lang w:val="en-GB"/>
        </w:rPr>
      </w:pPr>
    </w:p>
    <w:p w14:paraId="60B866EA" w14:textId="476310DE" w:rsidR="002263A7" w:rsidRDefault="00835DA6" w:rsidP="003701B9">
      <w:pPr>
        <w:spacing w:line="276" w:lineRule="auto"/>
        <w:jc w:val="both"/>
        <w:rPr>
          <w:sz w:val="26"/>
          <w:szCs w:val="26"/>
          <w:lang w:val="en-GB"/>
        </w:rPr>
      </w:pPr>
      <w:r>
        <w:rPr>
          <w:sz w:val="26"/>
          <w:szCs w:val="26"/>
          <w:lang w:val="en-GB"/>
        </w:rPr>
        <w:t>Techno Main Salt Lake</w:t>
      </w:r>
    </w:p>
    <w:p w14:paraId="48C31358" w14:textId="77777777" w:rsidR="002263A7" w:rsidRDefault="002263A7" w:rsidP="005F1EBC">
      <w:pPr>
        <w:spacing w:line="276" w:lineRule="auto"/>
        <w:jc w:val="both"/>
        <w:rPr>
          <w:sz w:val="26"/>
          <w:szCs w:val="26"/>
          <w:lang w:val="en-GB"/>
        </w:rPr>
      </w:pPr>
    </w:p>
    <w:p w14:paraId="1AFFA9D6" w14:textId="77777777" w:rsidR="002263A7" w:rsidRDefault="002263A7" w:rsidP="002263A7">
      <w:pPr>
        <w:spacing w:line="480" w:lineRule="auto"/>
        <w:jc w:val="both"/>
        <w:rPr>
          <w:sz w:val="26"/>
          <w:szCs w:val="26"/>
          <w:lang w:val="en-GB"/>
        </w:rPr>
      </w:pPr>
    </w:p>
    <w:p w14:paraId="5D23415F" w14:textId="77777777" w:rsidR="002263A7" w:rsidRDefault="002263A7" w:rsidP="002263A7">
      <w:pPr>
        <w:spacing w:line="480" w:lineRule="auto"/>
        <w:jc w:val="both"/>
        <w:rPr>
          <w:sz w:val="26"/>
          <w:szCs w:val="26"/>
          <w:lang w:val="en-GB"/>
        </w:rPr>
      </w:pPr>
      <w:r>
        <w:rPr>
          <w:noProof/>
          <w:sz w:val="26"/>
          <w:szCs w:val="26"/>
          <w:lang w:val="en-GB"/>
        </w:rPr>
        <mc:AlternateContent>
          <mc:Choice Requires="wps">
            <w:drawing>
              <wp:anchor distT="0" distB="0" distL="114300" distR="114300" simplePos="0" relativeHeight="251670528" behindDoc="0" locked="0" layoutInCell="1" allowOverlap="1" wp14:anchorId="3769ECF0" wp14:editId="75B39783">
                <wp:simplePos x="0" y="0"/>
                <wp:positionH relativeFrom="column">
                  <wp:posOffset>3906911</wp:posOffset>
                </wp:positionH>
                <wp:positionV relativeFrom="paragraph">
                  <wp:posOffset>312029</wp:posOffset>
                </wp:positionV>
                <wp:extent cx="2651760" cy="0"/>
                <wp:effectExtent l="0" t="0" r="0" b="0"/>
                <wp:wrapNone/>
                <wp:docPr id="296489508"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DAB2E" id="Straight Connector 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7.65pt,24.55pt" to="516.4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" strokecolor="black [3213]" strokeweight=".5pt">
                <v:stroke joinstyle="miter"/>
              </v:line>
            </w:pict>
          </mc:Fallback>
        </mc:AlternateContent>
      </w:r>
      <w:r>
        <w:rPr>
          <w:noProof/>
          <w:sz w:val="26"/>
          <w:szCs w:val="26"/>
          <w:lang w:val="en-GB"/>
        </w:rPr>
        <mc:AlternateContent>
          <mc:Choice Requires="wps">
            <w:drawing>
              <wp:anchor distT="0" distB="0" distL="114300" distR="114300" simplePos="0" relativeHeight="251669504" behindDoc="0" locked="0" layoutInCell="1" allowOverlap="1" wp14:anchorId="05C8851D" wp14:editId="78A75B36">
                <wp:simplePos x="0" y="0"/>
                <wp:positionH relativeFrom="column">
                  <wp:posOffset>259080</wp:posOffset>
                </wp:positionH>
                <wp:positionV relativeFrom="paragraph">
                  <wp:posOffset>311785</wp:posOffset>
                </wp:positionV>
                <wp:extent cx="2651760" cy="0"/>
                <wp:effectExtent l="0" t="0" r="0" b="0"/>
                <wp:wrapNone/>
                <wp:docPr id="21618892"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96FA7"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4pt,24.55pt" to="229.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" strokecolor="black [3213]" strokeweight=".5pt">
                <v:stroke joinstyle="miter"/>
              </v:line>
            </w:pict>
          </mc:Fallback>
        </mc:AlternateContent>
      </w:r>
    </w:p>
    <w:p w14:paraId="1E98BEE7" w14:textId="120042B0" w:rsidR="002263A7" w:rsidRDefault="002263A7" w:rsidP="002263A7">
      <w:pPr>
        <w:spacing w:line="360" w:lineRule="auto"/>
        <w:ind w:firstLine="720"/>
        <w:jc w:val="both"/>
        <w:rPr>
          <w:sz w:val="26"/>
          <w:szCs w:val="26"/>
          <w:lang w:val="en-GB"/>
        </w:rPr>
      </w:pPr>
      <w:r w:rsidRPr="002263A7">
        <w:rPr>
          <w:sz w:val="26"/>
          <w:szCs w:val="26"/>
          <w:lang w:val="en-GB"/>
        </w:rPr>
        <w:t xml:space="preserve">     </w:t>
      </w:r>
      <w:r>
        <w:rPr>
          <w:sz w:val="26"/>
          <w:szCs w:val="26"/>
          <w:lang w:val="en-GB"/>
        </w:rPr>
        <w:tab/>
        <w:t xml:space="preserve">      </w:t>
      </w:r>
      <w:r w:rsidRPr="002263A7">
        <w:rPr>
          <w:sz w:val="26"/>
          <w:szCs w:val="26"/>
          <w:lang w:val="en-GB"/>
        </w:rPr>
        <w:t>(Signature)</w:t>
      </w: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2263A7">
        <w:rPr>
          <w:sz w:val="26"/>
          <w:szCs w:val="26"/>
          <w:lang w:val="en-GB"/>
        </w:rPr>
        <w:t xml:space="preserve">     </w:t>
      </w:r>
      <w:r>
        <w:rPr>
          <w:sz w:val="26"/>
          <w:szCs w:val="26"/>
          <w:lang w:val="en-GB"/>
        </w:rPr>
        <w:tab/>
        <w:t xml:space="preserve">                 </w:t>
      </w:r>
      <w:r w:rsidRPr="002263A7">
        <w:rPr>
          <w:sz w:val="26"/>
          <w:szCs w:val="26"/>
          <w:lang w:val="en-GB"/>
        </w:rPr>
        <w:t>(Signature)</w:t>
      </w:r>
    </w:p>
    <w:p w14:paraId="555F1511" w14:textId="77777777" w:rsidR="002263A7" w:rsidRDefault="002263A7" w:rsidP="002263A7">
      <w:pPr>
        <w:spacing w:line="360" w:lineRule="auto"/>
        <w:ind w:firstLine="720"/>
        <w:jc w:val="both"/>
        <w:rPr>
          <w:sz w:val="26"/>
          <w:szCs w:val="26"/>
          <w:lang w:val="en-GB"/>
        </w:rPr>
      </w:pPr>
    </w:p>
    <w:p w14:paraId="64E05A8A" w14:textId="77777777" w:rsidR="002263A7" w:rsidRDefault="002263A7" w:rsidP="002263A7">
      <w:pPr>
        <w:spacing w:line="480" w:lineRule="auto"/>
        <w:jc w:val="both"/>
        <w:rPr>
          <w:sz w:val="26"/>
          <w:szCs w:val="26"/>
          <w:lang w:val="en-GB"/>
        </w:rPr>
      </w:pPr>
      <w:r>
        <w:rPr>
          <w:noProof/>
          <w:sz w:val="26"/>
          <w:szCs w:val="26"/>
          <w:lang w:val="en-GB"/>
        </w:rPr>
        <mc:AlternateContent>
          <mc:Choice Requires="wps">
            <w:drawing>
              <wp:anchor distT="0" distB="0" distL="114300" distR="114300" simplePos="0" relativeHeight="251673600" behindDoc="0" locked="0" layoutInCell="1" allowOverlap="1" wp14:anchorId="6F671B94" wp14:editId="619A0116">
                <wp:simplePos x="0" y="0"/>
                <wp:positionH relativeFrom="column">
                  <wp:posOffset>3906911</wp:posOffset>
                </wp:positionH>
                <wp:positionV relativeFrom="paragraph">
                  <wp:posOffset>312029</wp:posOffset>
                </wp:positionV>
                <wp:extent cx="2651760" cy="0"/>
                <wp:effectExtent l="0" t="0" r="0" b="0"/>
                <wp:wrapNone/>
                <wp:docPr id="43377576"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7A7FB" id="Straight Connector 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07.65pt,24.55pt" to="516.4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" strokecolor="black [3213]" strokeweight=".5pt">
                <v:stroke joinstyle="miter"/>
              </v:line>
            </w:pict>
          </mc:Fallback>
        </mc:AlternateContent>
      </w:r>
      <w:r>
        <w:rPr>
          <w:noProof/>
          <w:sz w:val="26"/>
          <w:szCs w:val="26"/>
          <w:lang w:val="en-GB"/>
        </w:rPr>
        <mc:AlternateContent>
          <mc:Choice Requires="wps">
            <w:drawing>
              <wp:anchor distT="0" distB="0" distL="114300" distR="114300" simplePos="0" relativeHeight="251672576" behindDoc="0" locked="0" layoutInCell="1" allowOverlap="1" wp14:anchorId="6C28A0CD" wp14:editId="6DADC351">
                <wp:simplePos x="0" y="0"/>
                <wp:positionH relativeFrom="column">
                  <wp:posOffset>259080</wp:posOffset>
                </wp:positionH>
                <wp:positionV relativeFrom="paragraph">
                  <wp:posOffset>311785</wp:posOffset>
                </wp:positionV>
                <wp:extent cx="2651760" cy="0"/>
                <wp:effectExtent l="0" t="0" r="0" b="0"/>
                <wp:wrapNone/>
                <wp:docPr id="245509127" name="Straight Connector 2"/>
                <wp:cNvGraphicFramePr/>
                <a:graphic xmlns:a="http://schemas.openxmlformats.org/drawingml/2006/main">
                  <a:graphicData uri="http://schemas.microsoft.com/office/word/2010/wordprocessingShape">
                    <wps:wsp>
                      <wps:cNvCnPr/>
                      <wps:spPr>
                        <a:xfrm>
                          <a:off x="0" y="0"/>
                          <a:ext cx="2651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5EAED9"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0.4pt,24.55pt" to="229.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esgEAANQDAAAOAAAAZHJzL2Uyb0RvYy54bWysU01v2zAMvQ/ofxB0X2wHWDY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" strokecolor="black [3213]" strokeweight=".5pt">
                <v:stroke joinstyle="miter"/>
              </v:line>
            </w:pict>
          </mc:Fallback>
        </mc:AlternateContent>
      </w:r>
    </w:p>
    <w:p w14:paraId="0DFE49EF" w14:textId="5C93027B" w:rsidR="002263A7" w:rsidRDefault="002263A7" w:rsidP="002263A7">
      <w:pPr>
        <w:spacing w:line="360" w:lineRule="auto"/>
        <w:ind w:firstLine="720"/>
        <w:jc w:val="both"/>
        <w:rPr>
          <w:sz w:val="26"/>
          <w:szCs w:val="26"/>
          <w:lang w:val="en-GB"/>
        </w:rPr>
      </w:pPr>
      <w:r w:rsidRPr="002263A7">
        <w:rPr>
          <w:sz w:val="26"/>
          <w:szCs w:val="26"/>
          <w:lang w:val="en-GB"/>
        </w:rPr>
        <w:t xml:space="preserve">     </w:t>
      </w:r>
      <w:r>
        <w:rPr>
          <w:sz w:val="26"/>
          <w:szCs w:val="26"/>
          <w:lang w:val="en-GB"/>
        </w:rPr>
        <w:t xml:space="preserve">      </w:t>
      </w:r>
      <w:r w:rsidRPr="002263A7">
        <w:rPr>
          <w:sz w:val="26"/>
          <w:szCs w:val="26"/>
          <w:lang w:val="en-GB"/>
        </w:rPr>
        <w:t>(</w:t>
      </w:r>
      <w:r>
        <w:rPr>
          <w:sz w:val="26"/>
          <w:szCs w:val="26"/>
          <w:lang w:val="en-GB"/>
        </w:rPr>
        <w:t>Name of Candidate</w:t>
      </w:r>
      <w:r w:rsidRPr="002263A7">
        <w:rPr>
          <w:sz w:val="26"/>
          <w:szCs w:val="26"/>
          <w:lang w:val="en-GB"/>
        </w:rPr>
        <w:t>)</w:t>
      </w: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2263A7">
        <w:rPr>
          <w:sz w:val="26"/>
          <w:szCs w:val="26"/>
          <w:lang w:val="en-GB"/>
        </w:rPr>
        <w:t xml:space="preserve">     </w:t>
      </w:r>
      <w:r>
        <w:rPr>
          <w:sz w:val="26"/>
          <w:szCs w:val="26"/>
          <w:lang w:val="en-GB"/>
        </w:rPr>
        <w:tab/>
        <w:t xml:space="preserve">       </w:t>
      </w:r>
      <w:r w:rsidR="00FA1985">
        <w:rPr>
          <w:sz w:val="26"/>
          <w:szCs w:val="26"/>
          <w:lang w:val="en-GB"/>
        </w:rPr>
        <w:t xml:space="preserve"> </w:t>
      </w:r>
      <w:r>
        <w:rPr>
          <w:sz w:val="26"/>
          <w:szCs w:val="26"/>
          <w:lang w:val="en-GB"/>
        </w:rPr>
        <w:t xml:space="preserve"> </w:t>
      </w:r>
      <w:r w:rsidRPr="002263A7">
        <w:rPr>
          <w:sz w:val="26"/>
          <w:szCs w:val="26"/>
          <w:lang w:val="en-GB"/>
        </w:rPr>
        <w:t>(</w:t>
      </w:r>
      <w:r>
        <w:rPr>
          <w:sz w:val="26"/>
          <w:szCs w:val="26"/>
          <w:lang w:val="en-GB"/>
        </w:rPr>
        <w:t>Name of Candidate</w:t>
      </w:r>
      <w:r w:rsidRPr="002263A7">
        <w:rPr>
          <w:sz w:val="26"/>
          <w:szCs w:val="26"/>
          <w:lang w:val="en-GB"/>
        </w:rPr>
        <w:t>)</w:t>
      </w:r>
    </w:p>
    <w:p w14:paraId="6C0C6D15" w14:textId="77777777" w:rsidR="000A10C0" w:rsidRDefault="000A10C0" w:rsidP="000A10C0">
      <w:pPr>
        <w:jc w:val="center"/>
        <w:rPr>
          <w:lang w:val="en-GB"/>
        </w:rPr>
      </w:pPr>
    </w:p>
    <w:p w14:paraId="33C1BE3C" w14:textId="77777777" w:rsidR="000A10C0" w:rsidRDefault="000A10C0" w:rsidP="000A10C0">
      <w:pPr>
        <w:jc w:val="center"/>
        <w:rPr>
          <w:lang w:val="en-GB"/>
        </w:rPr>
      </w:pPr>
      <w:r>
        <w:rPr>
          <w:noProof/>
          <w:lang w:val="en-GB"/>
        </w:rPr>
        <mc:AlternateContent>
          <mc:Choice Requires="wps">
            <w:drawing>
              <wp:anchor distT="0" distB="0" distL="114300" distR="114300" simplePos="0" relativeHeight="251675648" behindDoc="0" locked="0" layoutInCell="1" allowOverlap="1" wp14:anchorId="116505CF" wp14:editId="6B9C9C68">
                <wp:simplePos x="0" y="0"/>
                <wp:positionH relativeFrom="margin">
                  <wp:align>center</wp:align>
                </wp:positionH>
                <wp:positionV relativeFrom="paragraph">
                  <wp:posOffset>232410</wp:posOffset>
                </wp:positionV>
                <wp:extent cx="4960620" cy="0"/>
                <wp:effectExtent l="0" t="0" r="0" b="0"/>
                <wp:wrapNone/>
                <wp:docPr id="2043500880"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6DBFC" id="Straight Connector 1" o:spid="_x0000_s1026" style="position:absolute;z-index:251675648;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p>
    <w:p w14:paraId="2AABC429" w14:textId="0E409182" w:rsidR="000A10C0" w:rsidRPr="0036733E" w:rsidRDefault="000A10C0" w:rsidP="000A10C0">
      <w:pPr>
        <w:jc w:val="center"/>
        <w:rPr>
          <w:b/>
          <w:bCs/>
          <w:i/>
          <w:iCs/>
          <w:color w:val="8EAADB" w:themeColor="accent1" w:themeTint="99"/>
          <w:sz w:val="36"/>
          <w:szCs w:val="36"/>
          <w:lang w:val="en-GB"/>
        </w:rPr>
      </w:pPr>
      <w:r w:rsidRPr="0036733E">
        <w:rPr>
          <w:b/>
          <w:bCs/>
          <w:i/>
          <w:iCs/>
          <w:noProof/>
          <w:color w:val="8EAADB" w:themeColor="accent1" w:themeTint="99"/>
          <w:sz w:val="28"/>
          <w:szCs w:val="28"/>
          <w:lang w:val="en-GB"/>
        </w:rPr>
        <mc:AlternateContent>
          <mc:Choice Requires="wps">
            <w:drawing>
              <wp:anchor distT="0" distB="0" distL="114300" distR="114300" simplePos="0" relativeHeight="251676672" behindDoc="0" locked="0" layoutInCell="1" allowOverlap="1" wp14:anchorId="7229232F" wp14:editId="2F37C75F">
                <wp:simplePos x="0" y="0"/>
                <wp:positionH relativeFrom="margin">
                  <wp:align>center</wp:align>
                </wp:positionH>
                <wp:positionV relativeFrom="paragraph">
                  <wp:posOffset>251460</wp:posOffset>
                </wp:positionV>
                <wp:extent cx="4960620" cy="0"/>
                <wp:effectExtent l="0" t="0" r="0" b="0"/>
                <wp:wrapNone/>
                <wp:docPr id="621459700"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DA9AB" id="Straight Connector 1"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A</w:t>
      </w:r>
      <w:r w:rsidR="003701B9">
        <w:rPr>
          <w:b/>
          <w:bCs/>
          <w:i/>
          <w:iCs/>
          <w:noProof/>
          <w:color w:val="8EAADB" w:themeColor="accent1" w:themeTint="99"/>
          <w:sz w:val="28"/>
          <w:szCs w:val="28"/>
          <w:lang w:val="en-GB"/>
        </w:rPr>
        <w:t>BSTRACT</w:t>
      </w:r>
    </w:p>
    <w:p w14:paraId="1A9133DC" w14:textId="77777777" w:rsidR="000A10C0" w:rsidRDefault="000A10C0" w:rsidP="000A10C0">
      <w:pPr>
        <w:spacing w:line="276" w:lineRule="auto"/>
        <w:rPr>
          <w:color w:val="8EAADB" w:themeColor="accent1" w:themeTint="99"/>
          <w:sz w:val="26"/>
          <w:szCs w:val="26"/>
          <w:lang w:val="en-GB"/>
        </w:rPr>
      </w:pPr>
    </w:p>
    <w:p w14:paraId="732A436F" w14:textId="461108D2" w:rsidR="002263A7" w:rsidRPr="00C477B8" w:rsidRDefault="002263A7" w:rsidP="002263A7">
      <w:pPr>
        <w:spacing w:line="360" w:lineRule="auto"/>
        <w:ind w:firstLine="720"/>
        <w:jc w:val="both"/>
        <w:rPr>
          <w:sz w:val="26"/>
          <w:szCs w:val="26"/>
          <w:lang w:val="en-GB"/>
        </w:rPr>
      </w:pPr>
      <w:r>
        <w:rPr>
          <w:sz w:val="26"/>
          <w:szCs w:val="26"/>
          <w:lang w:val="en-GB"/>
        </w:rPr>
        <w:t xml:space="preserve">          </w:t>
      </w:r>
    </w:p>
    <w:p w14:paraId="26A06A6C" w14:textId="1B3D8F6E" w:rsidR="002263A7" w:rsidRDefault="002D6CB3" w:rsidP="00015D46">
      <w:pPr>
        <w:spacing w:line="480" w:lineRule="auto"/>
        <w:jc w:val="both"/>
        <w:rPr>
          <w:sz w:val="26"/>
          <w:szCs w:val="26"/>
        </w:rPr>
      </w:pPr>
      <w:r w:rsidRPr="002D6CB3">
        <w:rPr>
          <w:sz w:val="26"/>
          <w:szCs w:val="26"/>
        </w:rPr>
        <w:t>This synopsis is made to realize the importance of Synthetic Unit Hydrograph and also the necessities of such a thing even after already having a hydrograph. The main aim is to understand the various techniques needed for establishing a relationship between the basin characteristics and the unit graph characteristics, for a unit rainfall of an ungauged basin; wherein the Synthetic Unit hydrograph theory is of utmost importance. Our goal is to study Snyder’s theory (1938) for Synthetic Unit hydrograph in detail, based on a study of a large number of catchment basins in the Appalachian Highlands of Eastern United States, developed a set of empirical equations, connecting the basin characteristics with the unit graph characteristics; thereby ultimately develop a synthetic unit hydrograph on our own at the end of the project. The synopsis also includes the analysis of three hydrograph characteristics which Snyder found relationships between; those are effective rainfall duration(</w:t>
      </w:r>
      <w:r w:rsidR="00ED5145">
        <w:rPr>
          <w:sz w:val="26"/>
          <w:szCs w:val="26"/>
        </w:rPr>
        <w:t>t</w:t>
      </w:r>
      <w:r w:rsidR="00ED5145">
        <w:rPr>
          <w:sz w:val="26"/>
          <w:szCs w:val="26"/>
          <w:vertAlign w:val="subscript"/>
        </w:rPr>
        <w:t>r</w:t>
      </w:r>
      <w:r w:rsidRPr="002D6CB3">
        <w:rPr>
          <w:sz w:val="26"/>
          <w:szCs w:val="26"/>
        </w:rPr>
        <w:t>), the peak direct runoff rate(</w:t>
      </w:r>
      <w:r w:rsidR="00ED5145">
        <w:rPr>
          <w:sz w:val="26"/>
          <w:szCs w:val="26"/>
        </w:rPr>
        <w:t>q</w:t>
      </w:r>
      <w:r w:rsidR="00ED5145">
        <w:rPr>
          <w:sz w:val="26"/>
          <w:szCs w:val="26"/>
          <w:vertAlign w:val="subscript"/>
        </w:rPr>
        <w:t>p</w:t>
      </w:r>
      <w:r w:rsidRPr="002D6CB3">
        <w:rPr>
          <w:sz w:val="26"/>
          <w:szCs w:val="26"/>
        </w:rPr>
        <w:t>) and the basin lag time(</w:t>
      </w:r>
      <w:r w:rsidR="009E6D96">
        <w:rPr>
          <w:sz w:val="26"/>
          <w:szCs w:val="26"/>
        </w:rPr>
        <w:t>t</w:t>
      </w:r>
      <w:r w:rsidR="009E6D96">
        <w:rPr>
          <w:sz w:val="26"/>
          <w:szCs w:val="26"/>
          <w:vertAlign w:val="subscript"/>
        </w:rPr>
        <w:t>i</w:t>
      </w:r>
      <w:r w:rsidRPr="002D6CB3">
        <w:rPr>
          <w:sz w:val="26"/>
          <w:szCs w:val="26"/>
        </w:rPr>
        <w:t>). Synopsis is mentioned about our way of approach and also the purpose of simulation of basin diffusion by estimating the basin lag based on a certain formula or procedure.</w:t>
      </w:r>
    </w:p>
    <w:p w14:paraId="30714A46" w14:textId="77777777" w:rsidR="00C86677" w:rsidRDefault="00C86677" w:rsidP="00ED5145">
      <w:pPr>
        <w:spacing w:line="480" w:lineRule="auto"/>
        <w:jc w:val="both"/>
        <w:rPr>
          <w:sz w:val="26"/>
          <w:szCs w:val="26"/>
        </w:rPr>
      </w:pPr>
    </w:p>
    <w:p w14:paraId="4A4AB22C" w14:textId="77777777" w:rsidR="00C86677" w:rsidRDefault="00C86677" w:rsidP="00ED5145">
      <w:pPr>
        <w:spacing w:line="480" w:lineRule="auto"/>
        <w:jc w:val="both"/>
        <w:rPr>
          <w:sz w:val="26"/>
          <w:szCs w:val="26"/>
        </w:rPr>
      </w:pPr>
    </w:p>
    <w:p w14:paraId="1BD8C1EA" w14:textId="77777777" w:rsidR="00C86677" w:rsidRDefault="00C86677" w:rsidP="00ED5145">
      <w:pPr>
        <w:spacing w:line="480" w:lineRule="auto"/>
        <w:jc w:val="both"/>
        <w:rPr>
          <w:sz w:val="26"/>
          <w:szCs w:val="26"/>
        </w:rPr>
      </w:pPr>
    </w:p>
    <w:p w14:paraId="76075AAA" w14:textId="77777777" w:rsidR="00C86677" w:rsidRDefault="00C86677" w:rsidP="00ED5145">
      <w:pPr>
        <w:spacing w:line="480" w:lineRule="auto"/>
        <w:jc w:val="both"/>
        <w:rPr>
          <w:sz w:val="26"/>
          <w:szCs w:val="26"/>
        </w:rPr>
      </w:pPr>
    </w:p>
    <w:p w14:paraId="6A4B714A" w14:textId="77777777" w:rsidR="00C86677" w:rsidRDefault="00C86677" w:rsidP="00ED5145">
      <w:pPr>
        <w:spacing w:line="480" w:lineRule="auto"/>
        <w:jc w:val="both"/>
        <w:rPr>
          <w:sz w:val="26"/>
          <w:szCs w:val="26"/>
        </w:rPr>
      </w:pPr>
    </w:p>
    <w:p w14:paraId="795F7A24" w14:textId="1F3F6D4F" w:rsidR="00C86677" w:rsidDel="00310586" w:rsidRDefault="00C86677" w:rsidP="00ED5145">
      <w:pPr>
        <w:spacing w:line="480" w:lineRule="auto"/>
        <w:jc w:val="both"/>
        <w:rPr>
          <w:del w:id="43" w:author="Swapnaneel Ghosh" w:date="2023-05-14T10:18:00Z"/>
          <w:sz w:val="26"/>
          <w:szCs w:val="26"/>
        </w:rPr>
      </w:pPr>
    </w:p>
    <w:p w14:paraId="5F8A4785" w14:textId="06118C48" w:rsidR="00C86677" w:rsidDel="00310586" w:rsidRDefault="00C86677" w:rsidP="00C86677">
      <w:pPr>
        <w:jc w:val="center"/>
        <w:rPr>
          <w:del w:id="44" w:author="Swapnaneel Ghosh" w:date="2023-05-14T10:18:00Z"/>
          <w:lang w:val="en-GB"/>
        </w:rPr>
      </w:pPr>
    </w:p>
    <w:p w14:paraId="56E6A8BC" w14:textId="77777777" w:rsidR="00C86677" w:rsidRDefault="00C86677" w:rsidP="00C86677">
      <w:pPr>
        <w:jc w:val="center"/>
        <w:rPr>
          <w:lang w:val="en-GB"/>
        </w:rPr>
      </w:pPr>
      <w:r>
        <w:rPr>
          <w:noProof/>
          <w:lang w:val="en-GB"/>
        </w:rPr>
        <mc:AlternateContent>
          <mc:Choice Requires="wps">
            <w:drawing>
              <wp:anchor distT="0" distB="0" distL="114300" distR="114300" simplePos="0" relativeHeight="251678720" behindDoc="0" locked="0" layoutInCell="1" allowOverlap="1" wp14:anchorId="451ED617" wp14:editId="4B0813A3">
                <wp:simplePos x="0" y="0"/>
                <wp:positionH relativeFrom="margin">
                  <wp:align>center</wp:align>
                </wp:positionH>
                <wp:positionV relativeFrom="paragraph">
                  <wp:posOffset>232410</wp:posOffset>
                </wp:positionV>
                <wp:extent cx="4960620" cy="0"/>
                <wp:effectExtent l="0" t="0" r="0" b="0"/>
                <wp:wrapNone/>
                <wp:docPr id="1007667180"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C54DE" id="Straight Connector 1" o:spid="_x0000_s1026" style="position:absolute;z-index:251678720;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p>
    <w:p w14:paraId="69E411F4" w14:textId="17D21C9F" w:rsidR="00C86677" w:rsidRDefault="00C86677" w:rsidP="00C86677">
      <w:pPr>
        <w:jc w:val="center"/>
        <w:rPr>
          <w:b/>
          <w:bCs/>
          <w:i/>
          <w:iCs/>
          <w:noProof/>
          <w:color w:val="8EAADB" w:themeColor="accent1" w:themeTint="99"/>
          <w:sz w:val="28"/>
          <w:szCs w:val="28"/>
          <w:lang w:val="en-GB"/>
        </w:rPr>
      </w:pPr>
      <w:r w:rsidRPr="0036733E">
        <w:rPr>
          <w:b/>
          <w:bCs/>
          <w:i/>
          <w:iCs/>
          <w:noProof/>
          <w:color w:val="8EAADB" w:themeColor="accent1" w:themeTint="99"/>
          <w:sz w:val="28"/>
          <w:szCs w:val="28"/>
          <w:lang w:val="en-GB"/>
        </w:rPr>
        <mc:AlternateContent>
          <mc:Choice Requires="wps">
            <w:drawing>
              <wp:anchor distT="0" distB="0" distL="114300" distR="114300" simplePos="0" relativeHeight="251679744" behindDoc="0" locked="0" layoutInCell="1" allowOverlap="1" wp14:anchorId="0FE6218B" wp14:editId="0AA1965C">
                <wp:simplePos x="0" y="0"/>
                <wp:positionH relativeFrom="margin">
                  <wp:align>center</wp:align>
                </wp:positionH>
                <wp:positionV relativeFrom="paragraph">
                  <wp:posOffset>251460</wp:posOffset>
                </wp:positionV>
                <wp:extent cx="4960620" cy="0"/>
                <wp:effectExtent l="0" t="0" r="0" b="0"/>
                <wp:wrapNone/>
                <wp:docPr id="508602516"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99EA6" id="Straight Connector 1" o:spid="_x0000_s1026" style="position:absolute;z-index:251679744;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sidR="00BD6F63">
        <w:rPr>
          <w:b/>
          <w:bCs/>
          <w:i/>
          <w:iCs/>
          <w:noProof/>
          <w:color w:val="8EAADB" w:themeColor="accent1" w:themeTint="99"/>
          <w:sz w:val="28"/>
          <w:szCs w:val="28"/>
          <w:lang w:val="en-GB"/>
        </w:rPr>
        <w:t>CONTENTS</w:t>
      </w:r>
    </w:p>
    <w:p w14:paraId="1B309E3B" w14:textId="77777777" w:rsidR="007F2D2F" w:rsidRDefault="007F2D2F" w:rsidP="00C86677">
      <w:pPr>
        <w:jc w:val="center"/>
        <w:rPr>
          <w:b/>
          <w:bCs/>
          <w:i/>
          <w:iCs/>
          <w:noProof/>
          <w:color w:val="8EAADB" w:themeColor="accent1" w:themeTint="99"/>
          <w:sz w:val="28"/>
          <w:szCs w:val="28"/>
          <w:lang w:val="en-GB"/>
        </w:rPr>
      </w:pPr>
    </w:p>
    <w:tbl>
      <w:tblPr>
        <w:tblStyle w:val="TableGrid"/>
        <w:tblpPr w:leftFromText="180" w:rightFromText="180" w:vertAnchor="page" w:horzAnchor="margin" w:tblpY="3327"/>
        <w:tblW w:w="0" w:type="auto"/>
        <w:tblLook w:val="04A0" w:firstRow="1" w:lastRow="0" w:firstColumn="1" w:lastColumn="0" w:noHBand="0" w:noVBand="1"/>
        <w:tblPrChange w:id="45" w:author="Swapnaneel Ghosh" w:date="2023-05-14T10:18:00Z">
          <w:tblPr>
            <w:tblStyle w:val="TableGrid"/>
            <w:tblpPr w:leftFromText="180" w:rightFromText="180" w:vertAnchor="page" w:horzAnchor="margin" w:tblpY="3327"/>
            <w:tblW w:w="0" w:type="auto"/>
            <w:tblLook w:val="04A0" w:firstRow="1" w:lastRow="0" w:firstColumn="1" w:lastColumn="0" w:noHBand="0" w:noVBand="1"/>
          </w:tblPr>
        </w:tblPrChange>
      </w:tblPr>
      <w:tblGrid>
        <w:gridCol w:w="988"/>
        <w:gridCol w:w="7654"/>
        <w:gridCol w:w="1814"/>
        <w:tblGridChange w:id="46">
          <w:tblGrid>
            <w:gridCol w:w="3485"/>
            <w:gridCol w:w="3485"/>
            <w:gridCol w:w="3486"/>
          </w:tblGrid>
        </w:tblGridChange>
      </w:tblGrid>
      <w:tr w:rsidR="007F2D2F" w:rsidDel="00310586" w14:paraId="4CE7ED8A" w14:textId="0DF37E41" w:rsidTr="00671DAF">
        <w:trPr>
          <w:trHeight w:val="699"/>
          <w:del w:id="47" w:author="Swapnaneel Ghosh" w:date="2023-05-14T10:18:00Z"/>
        </w:trPr>
        <w:tc>
          <w:tcPr>
            <w:tcW w:w="988" w:type="dxa"/>
            <w:vAlign w:val="center"/>
            <w:tcPrChange w:id="48" w:author="Swapnaneel Ghosh" w:date="2023-05-14T10:18:00Z">
              <w:tcPr>
                <w:tcW w:w="3485" w:type="dxa"/>
              </w:tcPr>
            </w:tcPrChange>
          </w:tcPr>
          <w:p w14:paraId="1029E5B1" w14:textId="6B72E04B" w:rsidR="007F2D2F" w:rsidRPr="00671DAF" w:rsidDel="00310586" w:rsidRDefault="007F2D2F" w:rsidP="00671DAF">
            <w:pPr>
              <w:jc w:val="center"/>
              <w:rPr>
                <w:del w:id="49" w:author="Swapnaneel Ghosh" w:date="2023-05-14T10:18:00Z"/>
                <w:b/>
                <w:bCs/>
                <w:i/>
                <w:iCs/>
                <w:noProof/>
                <w:sz w:val="28"/>
                <w:szCs w:val="28"/>
                <w:lang w:val="en-GB"/>
                <w:rPrChange w:id="50" w:author="Swapnaneel Ghosh" w:date="2023-05-14T10:15:00Z">
                  <w:rPr>
                    <w:del w:id="51" w:author="Swapnaneel Ghosh" w:date="2023-05-14T10:18:00Z"/>
                    <w:b/>
                    <w:bCs/>
                    <w:i/>
                    <w:iCs/>
                    <w:noProof/>
                    <w:color w:val="8EAADB" w:themeColor="accent1" w:themeTint="99"/>
                    <w:sz w:val="28"/>
                    <w:szCs w:val="28"/>
                    <w:lang w:val="en-GB"/>
                  </w:rPr>
                </w:rPrChange>
              </w:rPr>
              <w:pPrChange w:id="52" w:author="Swapnaneel Ghosh" w:date="2023-05-14T10:18:00Z">
                <w:pPr>
                  <w:framePr w:hSpace="180" w:wrap="around" w:vAnchor="page" w:hAnchor="margin" w:y="3327"/>
                </w:pPr>
              </w:pPrChange>
            </w:pPr>
          </w:p>
        </w:tc>
        <w:tc>
          <w:tcPr>
            <w:tcW w:w="7654" w:type="dxa"/>
            <w:vAlign w:val="center"/>
            <w:tcPrChange w:id="53" w:author="Swapnaneel Ghosh" w:date="2023-05-14T10:18:00Z">
              <w:tcPr>
                <w:tcW w:w="3485" w:type="dxa"/>
              </w:tcPr>
            </w:tcPrChange>
          </w:tcPr>
          <w:p w14:paraId="325D69CE" w14:textId="564770A6" w:rsidR="007F2D2F" w:rsidRPr="00671DAF" w:rsidDel="00310586" w:rsidRDefault="007F2D2F" w:rsidP="00671DAF">
            <w:pPr>
              <w:jc w:val="center"/>
              <w:rPr>
                <w:del w:id="54" w:author="Swapnaneel Ghosh" w:date="2023-05-14T10:18:00Z"/>
                <w:b/>
                <w:bCs/>
                <w:i/>
                <w:iCs/>
                <w:noProof/>
                <w:sz w:val="28"/>
                <w:szCs w:val="28"/>
                <w:lang w:val="en-GB"/>
                <w:rPrChange w:id="55" w:author="Swapnaneel Ghosh" w:date="2023-05-14T10:15:00Z">
                  <w:rPr>
                    <w:del w:id="56" w:author="Swapnaneel Ghosh" w:date="2023-05-14T10:18:00Z"/>
                    <w:b/>
                    <w:bCs/>
                    <w:i/>
                    <w:iCs/>
                    <w:noProof/>
                    <w:color w:val="8EAADB" w:themeColor="accent1" w:themeTint="99"/>
                    <w:sz w:val="28"/>
                    <w:szCs w:val="28"/>
                    <w:lang w:val="en-GB"/>
                  </w:rPr>
                </w:rPrChange>
              </w:rPr>
              <w:pPrChange w:id="57" w:author="Swapnaneel Ghosh" w:date="2023-05-14T10:18:00Z">
                <w:pPr>
                  <w:framePr w:hSpace="180" w:wrap="around" w:vAnchor="page" w:hAnchor="margin" w:y="3327"/>
                </w:pPr>
              </w:pPrChange>
            </w:pPr>
          </w:p>
        </w:tc>
        <w:tc>
          <w:tcPr>
            <w:tcW w:w="1814" w:type="dxa"/>
            <w:vAlign w:val="center"/>
            <w:tcPrChange w:id="58" w:author="Swapnaneel Ghosh" w:date="2023-05-14T10:18:00Z">
              <w:tcPr>
                <w:tcW w:w="3486" w:type="dxa"/>
              </w:tcPr>
            </w:tcPrChange>
          </w:tcPr>
          <w:p w14:paraId="44B0C7A5" w14:textId="1C6947C8" w:rsidR="007F2D2F" w:rsidRPr="00671DAF" w:rsidDel="00310586" w:rsidRDefault="007F2D2F" w:rsidP="00671DAF">
            <w:pPr>
              <w:jc w:val="center"/>
              <w:rPr>
                <w:del w:id="59" w:author="Swapnaneel Ghosh" w:date="2023-05-14T10:18:00Z"/>
                <w:b/>
                <w:bCs/>
                <w:i/>
                <w:iCs/>
                <w:noProof/>
                <w:sz w:val="28"/>
                <w:szCs w:val="28"/>
                <w:lang w:val="en-GB"/>
                <w:rPrChange w:id="60" w:author="Swapnaneel Ghosh" w:date="2023-05-14T10:15:00Z">
                  <w:rPr>
                    <w:del w:id="61" w:author="Swapnaneel Ghosh" w:date="2023-05-14T10:18:00Z"/>
                    <w:b/>
                    <w:bCs/>
                    <w:i/>
                    <w:iCs/>
                    <w:noProof/>
                    <w:color w:val="8EAADB" w:themeColor="accent1" w:themeTint="99"/>
                    <w:sz w:val="28"/>
                    <w:szCs w:val="28"/>
                    <w:lang w:val="en-GB"/>
                  </w:rPr>
                </w:rPrChange>
              </w:rPr>
              <w:pPrChange w:id="62" w:author="Swapnaneel Ghosh" w:date="2023-05-14T10:18:00Z">
                <w:pPr>
                  <w:framePr w:hSpace="180" w:wrap="around" w:vAnchor="page" w:hAnchor="margin" w:y="3327"/>
                </w:pPr>
              </w:pPrChange>
            </w:pPr>
          </w:p>
        </w:tc>
      </w:tr>
      <w:tr w:rsidR="007F2D2F" w:rsidDel="00310586" w14:paraId="4B0F236A" w14:textId="13F72B84" w:rsidTr="00671DAF">
        <w:trPr>
          <w:del w:id="63" w:author="Swapnaneel Ghosh" w:date="2023-05-14T10:18:00Z"/>
        </w:trPr>
        <w:tc>
          <w:tcPr>
            <w:tcW w:w="988" w:type="dxa"/>
            <w:vAlign w:val="center"/>
            <w:tcPrChange w:id="64" w:author="Swapnaneel Ghosh" w:date="2023-05-14T10:18:00Z">
              <w:tcPr>
                <w:tcW w:w="3485" w:type="dxa"/>
              </w:tcPr>
            </w:tcPrChange>
          </w:tcPr>
          <w:p w14:paraId="7890B6D9" w14:textId="513F38BD" w:rsidR="007F2D2F" w:rsidDel="00310586" w:rsidRDefault="007F2D2F" w:rsidP="00671DAF">
            <w:pPr>
              <w:jc w:val="center"/>
              <w:rPr>
                <w:del w:id="65" w:author="Swapnaneel Ghosh" w:date="2023-05-14T10:18:00Z"/>
                <w:b/>
                <w:bCs/>
                <w:i/>
                <w:iCs/>
                <w:noProof/>
                <w:color w:val="8EAADB" w:themeColor="accent1" w:themeTint="99"/>
                <w:sz w:val="28"/>
                <w:szCs w:val="28"/>
                <w:lang w:val="en-GB"/>
              </w:rPr>
              <w:pPrChange w:id="66" w:author="Swapnaneel Ghosh" w:date="2023-05-14T10:18:00Z">
                <w:pPr>
                  <w:framePr w:hSpace="180" w:wrap="around" w:vAnchor="page" w:hAnchor="margin" w:y="3327"/>
                </w:pPr>
              </w:pPrChange>
            </w:pPr>
          </w:p>
        </w:tc>
        <w:tc>
          <w:tcPr>
            <w:tcW w:w="7654" w:type="dxa"/>
            <w:vAlign w:val="center"/>
            <w:tcPrChange w:id="67" w:author="Swapnaneel Ghosh" w:date="2023-05-14T10:18:00Z">
              <w:tcPr>
                <w:tcW w:w="3485" w:type="dxa"/>
              </w:tcPr>
            </w:tcPrChange>
          </w:tcPr>
          <w:p w14:paraId="62C39C5D" w14:textId="01707C30" w:rsidR="007F2D2F" w:rsidDel="00310586" w:rsidRDefault="007F2D2F" w:rsidP="00671DAF">
            <w:pPr>
              <w:jc w:val="center"/>
              <w:rPr>
                <w:del w:id="68" w:author="Swapnaneel Ghosh" w:date="2023-05-14T10:18:00Z"/>
                <w:b/>
                <w:bCs/>
                <w:i/>
                <w:iCs/>
                <w:noProof/>
                <w:color w:val="8EAADB" w:themeColor="accent1" w:themeTint="99"/>
                <w:sz w:val="28"/>
                <w:szCs w:val="28"/>
                <w:lang w:val="en-GB"/>
              </w:rPr>
              <w:pPrChange w:id="69" w:author="Swapnaneel Ghosh" w:date="2023-05-14T10:18:00Z">
                <w:pPr>
                  <w:framePr w:hSpace="180" w:wrap="around" w:vAnchor="page" w:hAnchor="margin" w:y="3327"/>
                </w:pPr>
              </w:pPrChange>
            </w:pPr>
          </w:p>
        </w:tc>
        <w:tc>
          <w:tcPr>
            <w:tcW w:w="1814" w:type="dxa"/>
            <w:vAlign w:val="center"/>
            <w:tcPrChange w:id="70" w:author="Swapnaneel Ghosh" w:date="2023-05-14T10:18:00Z">
              <w:tcPr>
                <w:tcW w:w="3486" w:type="dxa"/>
              </w:tcPr>
            </w:tcPrChange>
          </w:tcPr>
          <w:p w14:paraId="05528D9B" w14:textId="5358E287" w:rsidR="007F2D2F" w:rsidDel="00310586" w:rsidRDefault="007F2D2F" w:rsidP="00671DAF">
            <w:pPr>
              <w:jc w:val="center"/>
              <w:rPr>
                <w:del w:id="71" w:author="Swapnaneel Ghosh" w:date="2023-05-14T10:18:00Z"/>
                <w:b/>
                <w:bCs/>
                <w:i/>
                <w:iCs/>
                <w:noProof/>
                <w:color w:val="8EAADB" w:themeColor="accent1" w:themeTint="99"/>
                <w:sz w:val="28"/>
                <w:szCs w:val="28"/>
                <w:lang w:val="en-GB"/>
              </w:rPr>
              <w:pPrChange w:id="72" w:author="Swapnaneel Ghosh" w:date="2023-05-14T10:18:00Z">
                <w:pPr>
                  <w:framePr w:hSpace="180" w:wrap="around" w:vAnchor="page" w:hAnchor="margin" w:y="3327"/>
                </w:pPr>
              </w:pPrChange>
            </w:pPr>
          </w:p>
        </w:tc>
      </w:tr>
      <w:tr w:rsidR="007F2D2F" w:rsidDel="00310586" w14:paraId="6BA7FC43" w14:textId="2C9496A0" w:rsidTr="00671DAF">
        <w:trPr>
          <w:del w:id="73" w:author="Swapnaneel Ghosh" w:date="2023-05-14T10:18:00Z"/>
        </w:trPr>
        <w:tc>
          <w:tcPr>
            <w:tcW w:w="988" w:type="dxa"/>
            <w:vAlign w:val="center"/>
            <w:tcPrChange w:id="74" w:author="Swapnaneel Ghosh" w:date="2023-05-14T10:18:00Z">
              <w:tcPr>
                <w:tcW w:w="3485" w:type="dxa"/>
              </w:tcPr>
            </w:tcPrChange>
          </w:tcPr>
          <w:p w14:paraId="1ECE6483" w14:textId="0C4D1710" w:rsidR="007F2D2F" w:rsidDel="00310586" w:rsidRDefault="007F2D2F" w:rsidP="00671DAF">
            <w:pPr>
              <w:jc w:val="center"/>
              <w:rPr>
                <w:del w:id="75" w:author="Swapnaneel Ghosh" w:date="2023-05-14T10:18:00Z"/>
                <w:b/>
                <w:bCs/>
                <w:i/>
                <w:iCs/>
                <w:noProof/>
                <w:color w:val="8EAADB" w:themeColor="accent1" w:themeTint="99"/>
                <w:sz w:val="28"/>
                <w:szCs w:val="28"/>
                <w:lang w:val="en-GB"/>
              </w:rPr>
              <w:pPrChange w:id="76" w:author="Swapnaneel Ghosh" w:date="2023-05-14T10:18:00Z">
                <w:pPr>
                  <w:framePr w:hSpace="180" w:wrap="around" w:vAnchor="page" w:hAnchor="margin" w:y="3327"/>
                </w:pPr>
              </w:pPrChange>
            </w:pPr>
          </w:p>
        </w:tc>
        <w:tc>
          <w:tcPr>
            <w:tcW w:w="7654" w:type="dxa"/>
            <w:vAlign w:val="center"/>
            <w:tcPrChange w:id="77" w:author="Swapnaneel Ghosh" w:date="2023-05-14T10:18:00Z">
              <w:tcPr>
                <w:tcW w:w="3485" w:type="dxa"/>
              </w:tcPr>
            </w:tcPrChange>
          </w:tcPr>
          <w:p w14:paraId="6EF2C89C" w14:textId="047A6575" w:rsidR="007F2D2F" w:rsidDel="00310586" w:rsidRDefault="007F2D2F" w:rsidP="00671DAF">
            <w:pPr>
              <w:jc w:val="center"/>
              <w:rPr>
                <w:del w:id="78" w:author="Swapnaneel Ghosh" w:date="2023-05-14T10:18:00Z"/>
                <w:b/>
                <w:bCs/>
                <w:i/>
                <w:iCs/>
                <w:noProof/>
                <w:color w:val="8EAADB" w:themeColor="accent1" w:themeTint="99"/>
                <w:sz w:val="28"/>
                <w:szCs w:val="28"/>
                <w:lang w:val="en-GB"/>
              </w:rPr>
              <w:pPrChange w:id="79" w:author="Swapnaneel Ghosh" w:date="2023-05-14T10:18:00Z">
                <w:pPr>
                  <w:framePr w:hSpace="180" w:wrap="around" w:vAnchor="page" w:hAnchor="margin" w:y="3327"/>
                </w:pPr>
              </w:pPrChange>
            </w:pPr>
          </w:p>
        </w:tc>
        <w:tc>
          <w:tcPr>
            <w:tcW w:w="1814" w:type="dxa"/>
            <w:vAlign w:val="center"/>
            <w:tcPrChange w:id="80" w:author="Swapnaneel Ghosh" w:date="2023-05-14T10:18:00Z">
              <w:tcPr>
                <w:tcW w:w="3486" w:type="dxa"/>
              </w:tcPr>
            </w:tcPrChange>
          </w:tcPr>
          <w:p w14:paraId="7306EC66" w14:textId="6692E629" w:rsidR="007F2D2F" w:rsidDel="00310586" w:rsidRDefault="007F2D2F" w:rsidP="00671DAF">
            <w:pPr>
              <w:jc w:val="center"/>
              <w:rPr>
                <w:del w:id="81" w:author="Swapnaneel Ghosh" w:date="2023-05-14T10:18:00Z"/>
                <w:b/>
                <w:bCs/>
                <w:i/>
                <w:iCs/>
                <w:noProof/>
                <w:color w:val="8EAADB" w:themeColor="accent1" w:themeTint="99"/>
                <w:sz w:val="28"/>
                <w:szCs w:val="28"/>
                <w:lang w:val="en-GB"/>
              </w:rPr>
              <w:pPrChange w:id="82" w:author="Swapnaneel Ghosh" w:date="2023-05-14T10:18:00Z">
                <w:pPr>
                  <w:framePr w:hSpace="180" w:wrap="around" w:vAnchor="page" w:hAnchor="margin" w:y="3327"/>
                </w:pPr>
              </w:pPrChange>
            </w:pPr>
          </w:p>
        </w:tc>
      </w:tr>
      <w:tr w:rsidR="007F2D2F" w:rsidDel="00310586" w14:paraId="6E0BED8B" w14:textId="4AA9E4E4" w:rsidTr="00671DAF">
        <w:trPr>
          <w:del w:id="83" w:author="Swapnaneel Ghosh" w:date="2023-05-14T10:18:00Z"/>
        </w:trPr>
        <w:tc>
          <w:tcPr>
            <w:tcW w:w="988" w:type="dxa"/>
            <w:vAlign w:val="center"/>
            <w:tcPrChange w:id="84" w:author="Swapnaneel Ghosh" w:date="2023-05-14T10:18:00Z">
              <w:tcPr>
                <w:tcW w:w="3485" w:type="dxa"/>
              </w:tcPr>
            </w:tcPrChange>
          </w:tcPr>
          <w:p w14:paraId="2685963F" w14:textId="5B6348E5" w:rsidR="007F2D2F" w:rsidDel="00310586" w:rsidRDefault="007F2D2F" w:rsidP="00671DAF">
            <w:pPr>
              <w:jc w:val="center"/>
              <w:rPr>
                <w:del w:id="85" w:author="Swapnaneel Ghosh" w:date="2023-05-14T10:18:00Z"/>
                <w:b/>
                <w:bCs/>
                <w:i/>
                <w:iCs/>
                <w:noProof/>
                <w:color w:val="8EAADB" w:themeColor="accent1" w:themeTint="99"/>
                <w:sz w:val="28"/>
                <w:szCs w:val="28"/>
                <w:lang w:val="en-GB"/>
              </w:rPr>
              <w:pPrChange w:id="86" w:author="Swapnaneel Ghosh" w:date="2023-05-14T10:18:00Z">
                <w:pPr>
                  <w:framePr w:hSpace="180" w:wrap="around" w:vAnchor="page" w:hAnchor="margin" w:y="3327"/>
                </w:pPr>
              </w:pPrChange>
            </w:pPr>
          </w:p>
        </w:tc>
        <w:tc>
          <w:tcPr>
            <w:tcW w:w="7654" w:type="dxa"/>
            <w:vAlign w:val="center"/>
            <w:tcPrChange w:id="87" w:author="Swapnaneel Ghosh" w:date="2023-05-14T10:18:00Z">
              <w:tcPr>
                <w:tcW w:w="3485" w:type="dxa"/>
              </w:tcPr>
            </w:tcPrChange>
          </w:tcPr>
          <w:p w14:paraId="6DE1A4C2" w14:textId="0AF0720E" w:rsidR="007F2D2F" w:rsidDel="00310586" w:rsidRDefault="007F2D2F" w:rsidP="00671DAF">
            <w:pPr>
              <w:jc w:val="center"/>
              <w:rPr>
                <w:del w:id="88" w:author="Swapnaneel Ghosh" w:date="2023-05-14T10:18:00Z"/>
                <w:b/>
                <w:bCs/>
                <w:i/>
                <w:iCs/>
                <w:noProof/>
                <w:color w:val="8EAADB" w:themeColor="accent1" w:themeTint="99"/>
                <w:sz w:val="28"/>
                <w:szCs w:val="28"/>
                <w:lang w:val="en-GB"/>
              </w:rPr>
              <w:pPrChange w:id="89" w:author="Swapnaneel Ghosh" w:date="2023-05-14T10:18:00Z">
                <w:pPr>
                  <w:framePr w:hSpace="180" w:wrap="around" w:vAnchor="page" w:hAnchor="margin" w:y="3327"/>
                </w:pPr>
              </w:pPrChange>
            </w:pPr>
          </w:p>
        </w:tc>
        <w:tc>
          <w:tcPr>
            <w:tcW w:w="1814" w:type="dxa"/>
            <w:vAlign w:val="center"/>
            <w:tcPrChange w:id="90" w:author="Swapnaneel Ghosh" w:date="2023-05-14T10:18:00Z">
              <w:tcPr>
                <w:tcW w:w="3486" w:type="dxa"/>
              </w:tcPr>
            </w:tcPrChange>
          </w:tcPr>
          <w:p w14:paraId="047A9753" w14:textId="4554360A" w:rsidR="007F2D2F" w:rsidDel="00310586" w:rsidRDefault="007F2D2F" w:rsidP="00671DAF">
            <w:pPr>
              <w:jc w:val="center"/>
              <w:rPr>
                <w:del w:id="91" w:author="Swapnaneel Ghosh" w:date="2023-05-14T10:18:00Z"/>
                <w:b/>
                <w:bCs/>
                <w:i/>
                <w:iCs/>
                <w:noProof/>
                <w:color w:val="8EAADB" w:themeColor="accent1" w:themeTint="99"/>
                <w:sz w:val="28"/>
                <w:szCs w:val="28"/>
                <w:lang w:val="en-GB"/>
              </w:rPr>
              <w:pPrChange w:id="92" w:author="Swapnaneel Ghosh" w:date="2023-05-14T10:18:00Z">
                <w:pPr>
                  <w:framePr w:hSpace="180" w:wrap="around" w:vAnchor="page" w:hAnchor="margin" w:y="3327"/>
                </w:pPr>
              </w:pPrChange>
            </w:pPr>
          </w:p>
        </w:tc>
      </w:tr>
      <w:tr w:rsidR="007F2D2F" w:rsidDel="00310586" w14:paraId="7D7EFACA" w14:textId="0F7B43D9" w:rsidTr="00671DAF">
        <w:trPr>
          <w:del w:id="93" w:author="Swapnaneel Ghosh" w:date="2023-05-14T10:18:00Z"/>
        </w:trPr>
        <w:tc>
          <w:tcPr>
            <w:tcW w:w="988" w:type="dxa"/>
            <w:vAlign w:val="center"/>
            <w:tcPrChange w:id="94" w:author="Swapnaneel Ghosh" w:date="2023-05-14T10:18:00Z">
              <w:tcPr>
                <w:tcW w:w="3485" w:type="dxa"/>
              </w:tcPr>
            </w:tcPrChange>
          </w:tcPr>
          <w:p w14:paraId="5AA4D5A5" w14:textId="72BECEB3" w:rsidR="007F2D2F" w:rsidDel="00310586" w:rsidRDefault="007F2D2F" w:rsidP="00671DAF">
            <w:pPr>
              <w:jc w:val="center"/>
              <w:rPr>
                <w:del w:id="95" w:author="Swapnaneel Ghosh" w:date="2023-05-14T10:18:00Z"/>
                <w:b/>
                <w:bCs/>
                <w:i/>
                <w:iCs/>
                <w:noProof/>
                <w:color w:val="8EAADB" w:themeColor="accent1" w:themeTint="99"/>
                <w:sz w:val="28"/>
                <w:szCs w:val="28"/>
                <w:lang w:val="en-GB"/>
              </w:rPr>
              <w:pPrChange w:id="96" w:author="Swapnaneel Ghosh" w:date="2023-05-14T10:18:00Z">
                <w:pPr>
                  <w:framePr w:hSpace="180" w:wrap="around" w:vAnchor="page" w:hAnchor="margin" w:y="3327"/>
                </w:pPr>
              </w:pPrChange>
            </w:pPr>
          </w:p>
        </w:tc>
        <w:tc>
          <w:tcPr>
            <w:tcW w:w="7654" w:type="dxa"/>
            <w:vAlign w:val="center"/>
            <w:tcPrChange w:id="97" w:author="Swapnaneel Ghosh" w:date="2023-05-14T10:18:00Z">
              <w:tcPr>
                <w:tcW w:w="3485" w:type="dxa"/>
              </w:tcPr>
            </w:tcPrChange>
          </w:tcPr>
          <w:p w14:paraId="00A5075E" w14:textId="1D0C9AFF" w:rsidR="007F2D2F" w:rsidDel="00310586" w:rsidRDefault="007F2D2F" w:rsidP="00671DAF">
            <w:pPr>
              <w:jc w:val="center"/>
              <w:rPr>
                <w:del w:id="98" w:author="Swapnaneel Ghosh" w:date="2023-05-14T10:18:00Z"/>
                <w:b/>
                <w:bCs/>
                <w:i/>
                <w:iCs/>
                <w:noProof/>
                <w:color w:val="8EAADB" w:themeColor="accent1" w:themeTint="99"/>
                <w:sz w:val="28"/>
                <w:szCs w:val="28"/>
                <w:lang w:val="en-GB"/>
              </w:rPr>
              <w:pPrChange w:id="99" w:author="Swapnaneel Ghosh" w:date="2023-05-14T10:18:00Z">
                <w:pPr>
                  <w:framePr w:hSpace="180" w:wrap="around" w:vAnchor="page" w:hAnchor="margin" w:y="3327"/>
                </w:pPr>
              </w:pPrChange>
            </w:pPr>
          </w:p>
        </w:tc>
        <w:tc>
          <w:tcPr>
            <w:tcW w:w="1814" w:type="dxa"/>
            <w:vAlign w:val="center"/>
            <w:tcPrChange w:id="100" w:author="Swapnaneel Ghosh" w:date="2023-05-14T10:18:00Z">
              <w:tcPr>
                <w:tcW w:w="3486" w:type="dxa"/>
              </w:tcPr>
            </w:tcPrChange>
          </w:tcPr>
          <w:p w14:paraId="56184E41" w14:textId="07A2E6C2" w:rsidR="007F2D2F" w:rsidDel="00310586" w:rsidRDefault="007F2D2F" w:rsidP="00671DAF">
            <w:pPr>
              <w:jc w:val="center"/>
              <w:rPr>
                <w:del w:id="101" w:author="Swapnaneel Ghosh" w:date="2023-05-14T10:18:00Z"/>
                <w:b/>
                <w:bCs/>
                <w:i/>
                <w:iCs/>
                <w:noProof/>
                <w:color w:val="8EAADB" w:themeColor="accent1" w:themeTint="99"/>
                <w:sz w:val="28"/>
                <w:szCs w:val="28"/>
                <w:lang w:val="en-GB"/>
              </w:rPr>
              <w:pPrChange w:id="102" w:author="Swapnaneel Ghosh" w:date="2023-05-14T10:18:00Z">
                <w:pPr>
                  <w:framePr w:hSpace="180" w:wrap="around" w:vAnchor="page" w:hAnchor="margin" w:y="3327"/>
                </w:pPr>
              </w:pPrChange>
            </w:pPr>
          </w:p>
        </w:tc>
      </w:tr>
      <w:tr w:rsidR="007F2D2F" w:rsidDel="00310586" w14:paraId="71B5EEFE" w14:textId="2A362492" w:rsidTr="00671DAF">
        <w:trPr>
          <w:del w:id="103" w:author="Swapnaneel Ghosh" w:date="2023-05-14T10:18:00Z"/>
        </w:trPr>
        <w:tc>
          <w:tcPr>
            <w:tcW w:w="988" w:type="dxa"/>
            <w:vAlign w:val="center"/>
            <w:tcPrChange w:id="104" w:author="Swapnaneel Ghosh" w:date="2023-05-14T10:18:00Z">
              <w:tcPr>
                <w:tcW w:w="3485" w:type="dxa"/>
              </w:tcPr>
            </w:tcPrChange>
          </w:tcPr>
          <w:p w14:paraId="0B680143" w14:textId="06E6851F" w:rsidR="007F2D2F" w:rsidDel="00310586" w:rsidRDefault="007F2D2F" w:rsidP="00671DAF">
            <w:pPr>
              <w:jc w:val="center"/>
              <w:rPr>
                <w:del w:id="105" w:author="Swapnaneel Ghosh" w:date="2023-05-14T10:18:00Z"/>
                <w:b/>
                <w:bCs/>
                <w:i/>
                <w:iCs/>
                <w:noProof/>
                <w:color w:val="8EAADB" w:themeColor="accent1" w:themeTint="99"/>
                <w:sz w:val="28"/>
                <w:szCs w:val="28"/>
                <w:lang w:val="en-GB"/>
              </w:rPr>
              <w:pPrChange w:id="106" w:author="Swapnaneel Ghosh" w:date="2023-05-14T10:18:00Z">
                <w:pPr>
                  <w:framePr w:hSpace="180" w:wrap="around" w:vAnchor="page" w:hAnchor="margin" w:y="3327"/>
                </w:pPr>
              </w:pPrChange>
            </w:pPr>
          </w:p>
        </w:tc>
        <w:tc>
          <w:tcPr>
            <w:tcW w:w="7654" w:type="dxa"/>
            <w:vAlign w:val="center"/>
            <w:tcPrChange w:id="107" w:author="Swapnaneel Ghosh" w:date="2023-05-14T10:18:00Z">
              <w:tcPr>
                <w:tcW w:w="3485" w:type="dxa"/>
              </w:tcPr>
            </w:tcPrChange>
          </w:tcPr>
          <w:p w14:paraId="30050DC8" w14:textId="548DACF5" w:rsidR="007F2D2F" w:rsidDel="00310586" w:rsidRDefault="007F2D2F" w:rsidP="00671DAF">
            <w:pPr>
              <w:jc w:val="center"/>
              <w:rPr>
                <w:del w:id="108" w:author="Swapnaneel Ghosh" w:date="2023-05-14T10:18:00Z"/>
                <w:b/>
                <w:bCs/>
                <w:i/>
                <w:iCs/>
                <w:noProof/>
                <w:color w:val="8EAADB" w:themeColor="accent1" w:themeTint="99"/>
                <w:sz w:val="28"/>
                <w:szCs w:val="28"/>
                <w:lang w:val="en-GB"/>
              </w:rPr>
              <w:pPrChange w:id="109" w:author="Swapnaneel Ghosh" w:date="2023-05-14T10:18:00Z">
                <w:pPr>
                  <w:framePr w:hSpace="180" w:wrap="around" w:vAnchor="page" w:hAnchor="margin" w:y="3327"/>
                </w:pPr>
              </w:pPrChange>
            </w:pPr>
          </w:p>
        </w:tc>
        <w:tc>
          <w:tcPr>
            <w:tcW w:w="1814" w:type="dxa"/>
            <w:vAlign w:val="center"/>
            <w:tcPrChange w:id="110" w:author="Swapnaneel Ghosh" w:date="2023-05-14T10:18:00Z">
              <w:tcPr>
                <w:tcW w:w="3486" w:type="dxa"/>
              </w:tcPr>
            </w:tcPrChange>
          </w:tcPr>
          <w:p w14:paraId="4CEE6C1A" w14:textId="5A3123C5" w:rsidR="007F2D2F" w:rsidDel="00310586" w:rsidRDefault="007F2D2F" w:rsidP="00671DAF">
            <w:pPr>
              <w:jc w:val="center"/>
              <w:rPr>
                <w:del w:id="111" w:author="Swapnaneel Ghosh" w:date="2023-05-14T10:18:00Z"/>
                <w:b/>
                <w:bCs/>
                <w:i/>
                <w:iCs/>
                <w:noProof/>
                <w:color w:val="8EAADB" w:themeColor="accent1" w:themeTint="99"/>
                <w:sz w:val="28"/>
                <w:szCs w:val="28"/>
                <w:lang w:val="en-GB"/>
              </w:rPr>
              <w:pPrChange w:id="112" w:author="Swapnaneel Ghosh" w:date="2023-05-14T10:18:00Z">
                <w:pPr>
                  <w:framePr w:hSpace="180" w:wrap="around" w:vAnchor="page" w:hAnchor="margin" w:y="3327"/>
                </w:pPr>
              </w:pPrChange>
            </w:pPr>
          </w:p>
        </w:tc>
      </w:tr>
      <w:tr w:rsidR="007F2D2F" w:rsidDel="00310586" w14:paraId="31268F6F" w14:textId="7F453215" w:rsidTr="00671DAF">
        <w:trPr>
          <w:del w:id="113" w:author="Swapnaneel Ghosh" w:date="2023-05-14T10:18:00Z"/>
        </w:trPr>
        <w:tc>
          <w:tcPr>
            <w:tcW w:w="988" w:type="dxa"/>
            <w:vAlign w:val="center"/>
            <w:tcPrChange w:id="114" w:author="Swapnaneel Ghosh" w:date="2023-05-14T10:18:00Z">
              <w:tcPr>
                <w:tcW w:w="3485" w:type="dxa"/>
              </w:tcPr>
            </w:tcPrChange>
          </w:tcPr>
          <w:p w14:paraId="6B9E8666" w14:textId="7A25AD02" w:rsidR="007F2D2F" w:rsidDel="00310586" w:rsidRDefault="007F2D2F" w:rsidP="00671DAF">
            <w:pPr>
              <w:jc w:val="center"/>
              <w:rPr>
                <w:del w:id="115" w:author="Swapnaneel Ghosh" w:date="2023-05-14T10:18:00Z"/>
                <w:b/>
                <w:bCs/>
                <w:i/>
                <w:iCs/>
                <w:noProof/>
                <w:color w:val="8EAADB" w:themeColor="accent1" w:themeTint="99"/>
                <w:sz w:val="28"/>
                <w:szCs w:val="28"/>
                <w:lang w:val="en-GB"/>
              </w:rPr>
              <w:pPrChange w:id="116" w:author="Swapnaneel Ghosh" w:date="2023-05-14T10:18:00Z">
                <w:pPr>
                  <w:framePr w:hSpace="180" w:wrap="around" w:vAnchor="page" w:hAnchor="margin" w:y="3327"/>
                </w:pPr>
              </w:pPrChange>
            </w:pPr>
          </w:p>
        </w:tc>
        <w:tc>
          <w:tcPr>
            <w:tcW w:w="7654" w:type="dxa"/>
            <w:vAlign w:val="center"/>
            <w:tcPrChange w:id="117" w:author="Swapnaneel Ghosh" w:date="2023-05-14T10:18:00Z">
              <w:tcPr>
                <w:tcW w:w="3485" w:type="dxa"/>
              </w:tcPr>
            </w:tcPrChange>
          </w:tcPr>
          <w:p w14:paraId="3B96E846" w14:textId="126B19DE" w:rsidR="007F2D2F" w:rsidDel="00310586" w:rsidRDefault="007F2D2F" w:rsidP="00671DAF">
            <w:pPr>
              <w:jc w:val="center"/>
              <w:rPr>
                <w:del w:id="118" w:author="Swapnaneel Ghosh" w:date="2023-05-14T10:18:00Z"/>
                <w:b/>
                <w:bCs/>
                <w:i/>
                <w:iCs/>
                <w:noProof/>
                <w:color w:val="8EAADB" w:themeColor="accent1" w:themeTint="99"/>
                <w:sz w:val="28"/>
                <w:szCs w:val="28"/>
                <w:lang w:val="en-GB"/>
              </w:rPr>
              <w:pPrChange w:id="119" w:author="Swapnaneel Ghosh" w:date="2023-05-14T10:18:00Z">
                <w:pPr>
                  <w:framePr w:hSpace="180" w:wrap="around" w:vAnchor="page" w:hAnchor="margin" w:y="3327"/>
                </w:pPr>
              </w:pPrChange>
            </w:pPr>
          </w:p>
        </w:tc>
        <w:tc>
          <w:tcPr>
            <w:tcW w:w="1814" w:type="dxa"/>
            <w:vAlign w:val="center"/>
            <w:tcPrChange w:id="120" w:author="Swapnaneel Ghosh" w:date="2023-05-14T10:18:00Z">
              <w:tcPr>
                <w:tcW w:w="3486" w:type="dxa"/>
              </w:tcPr>
            </w:tcPrChange>
          </w:tcPr>
          <w:p w14:paraId="27598A97" w14:textId="31CC221B" w:rsidR="007F2D2F" w:rsidDel="00310586" w:rsidRDefault="007F2D2F" w:rsidP="00671DAF">
            <w:pPr>
              <w:jc w:val="center"/>
              <w:rPr>
                <w:del w:id="121" w:author="Swapnaneel Ghosh" w:date="2023-05-14T10:18:00Z"/>
                <w:b/>
                <w:bCs/>
                <w:i/>
                <w:iCs/>
                <w:noProof/>
                <w:color w:val="8EAADB" w:themeColor="accent1" w:themeTint="99"/>
                <w:sz w:val="28"/>
                <w:szCs w:val="28"/>
                <w:lang w:val="en-GB"/>
              </w:rPr>
              <w:pPrChange w:id="122" w:author="Swapnaneel Ghosh" w:date="2023-05-14T10:18:00Z">
                <w:pPr>
                  <w:framePr w:hSpace="180" w:wrap="around" w:vAnchor="page" w:hAnchor="margin" w:y="3327"/>
                </w:pPr>
              </w:pPrChange>
            </w:pPr>
          </w:p>
        </w:tc>
      </w:tr>
      <w:tr w:rsidR="007F2D2F" w:rsidDel="00310586" w14:paraId="53F0F1B4" w14:textId="7AC73352" w:rsidTr="00671DAF">
        <w:trPr>
          <w:del w:id="123" w:author="Swapnaneel Ghosh" w:date="2023-05-14T10:18:00Z"/>
        </w:trPr>
        <w:tc>
          <w:tcPr>
            <w:tcW w:w="988" w:type="dxa"/>
            <w:vAlign w:val="center"/>
            <w:tcPrChange w:id="124" w:author="Swapnaneel Ghosh" w:date="2023-05-14T10:18:00Z">
              <w:tcPr>
                <w:tcW w:w="3485" w:type="dxa"/>
              </w:tcPr>
            </w:tcPrChange>
          </w:tcPr>
          <w:p w14:paraId="2F59613A" w14:textId="1C9F4C63" w:rsidR="007F2D2F" w:rsidDel="00310586" w:rsidRDefault="007F2D2F" w:rsidP="00671DAF">
            <w:pPr>
              <w:jc w:val="center"/>
              <w:rPr>
                <w:del w:id="125" w:author="Swapnaneel Ghosh" w:date="2023-05-14T10:18:00Z"/>
                <w:b/>
                <w:bCs/>
                <w:i/>
                <w:iCs/>
                <w:noProof/>
                <w:color w:val="8EAADB" w:themeColor="accent1" w:themeTint="99"/>
                <w:sz w:val="28"/>
                <w:szCs w:val="28"/>
                <w:lang w:val="en-GB"/>
              </w:rPr>
              <w:pPrChange w:id="126" w:author="Swapnaneel Ghosh" w:date="2023-05-14T10:18:00Z">
                <w:pPr>
                  <w:framePr w:hSpace="180" w:wrap="around" w:vAnchor="page" w:hAnchor="margin" w:y="3327"/>
                </w:pPr>
              </w:pPrChange>
            </w:pPr>
          </w:p>
        </w:tc>
        <w:tc>
          <w:tcPr>
            <w:tcW w:w="7654" w:type="dxa"/>
            <w:vAlign w:val="center"/>
            <w:tcPrChange w:id="127" w:author="Swapnaneel Ghosh" w:date="2023-05-14T10:18:00Z">
              <w:tcPr>
                <w:tcW w:w="3485" w:type="dxa"/>
              </w:tcPr>
            </w:tcPrChange>
          </w:tcPr>
          <w:p w14:paraId="12F3C7FD" w14:textId="26423614" w:rsidR="007F2D2F" w:rsidDel="00310586" w:rsidRDefault="007F2D2F" w:rsidP="00671DAF">
            <w:pPr>
              <w:jc w:val="center"/>
              <w:rPr>
                <w:del w:id="128" w:author="Swapnaneel Ghosh" w:date="2023-05-14T10:18:00Z"/>
                <w:b/>
                <w:bCs/>
                <w:i/>
                <w:iCs/>
                <w:noProof/>
                <w:color w:val="8EAADB" w:themeColor="accent1" w:themeTint="99"/>
                <w:sz w:val="28"/>
                <w:szCs w:val="28"/>
                <w:lang w:val="en-GB"/>
              </w:rPr>
              <w:pPrChange w:id="129" w:author="Swapnaneel Ghosh" w:date="2023-05-14T10:18:00Z">
                <w:pPr>
                  <w:framePr w:hSpace="180" w:wrap="around" w:vAnchor="page" w:hAnchor="margin" w:y="3327"/>
                </w:pPr>
              </w:pPrChange>
            </w:pPr>
          </w:p>
        </w:tc>
        <w:tc>
          <w:tcPr>
            <w:tcW w:w="1814" w:type="dxa"/>
            <w:vAlign w:val="center"/>
            <w:tcPrChange w:id="130" w:author="Swapnaneel Ghosh" w:date="2023-05-14T10:18:00Z">
              <w:tcPr>
                <w:tcW w:w="3486" w:type="dxa"/>
              </w:tcPr>
            </w:tcPrChange>
          </w:tcPr>
          <w:p w14:paraId="2D4BE730" w14:textId="55215503" w:rsidR="007F2D2F" w:rsidDel="00310586" w:rsidRDefault="007F2D2F" w:rsidP="00671DAF">
            <w:pPr>
              <w:jc w:val="center"/>
              <w:rPr>
                <w:del w:id="131" w:author="Swapnaneel Ghosh" w:date="2023-05-14T10:18:00Z"/>
                <w:b/>
                <w:bCs/>
                <w:i/>
                <w:iCs/>
                <w:noProof/>
                <w:color w:val="8EAADB" w:themeColor="accent1" w:themeTint="99"/>
                <w:sz w:val="28"/>
                <w:szCs w:val="28"/>
                <w:lang w:val="en-GB"/>
              </w:rPr>
              <w:pPrChange w:id="132" w:author="Swapnaneel Ghosh" w:date="2023-05-14T10:18:00Z">
                <w:pPr>
                  <w:framePr w:hSpace="180" w:wrap="around" w:vAnchor="page" w:hAnchor="margin" w:y="3327"/>
                </w:pPr>
              </w:pPrChange>
            </w:pPr>
          </w:p>
        </w:tc>
      </w:tr>
    </w:tbl>
    <w:tbl>
      <w:tblPr>
        <w:tblStyle w:val="TableGrid"/>
        <w:tblpPr w:leftFromText="180" w:rightFromText="180" w:vertAnchor="page" w:horzAnchor="margin" w:tblpY="2201"/>
        <w:tblW w:w="5000" w:type="pct"/>
        <w:tblLook w:val="04A0" w:firstRow="1" w:lastRow="0" w:firstColumn="1" w:lastColumn="0" w:noHBand="0" w:noVBand="1"/>
        <w:tblPrChange w:id="133" w:author="Swapnaneel Ghosh" w:date="2023-05-14T10:28:00Z">
          <w:tblPr>
            <w:tblStyle w:val="TableGrid"/>
            <w:tblpPr w:leftFromText="180" w:rightFromText="180" w:vertAnchor="page" w:horzAnchor="margin" w:tblpY="2201"/>
            <w:tblW w:w="0" w:type="auto"/>
            <w:tblLook w:val="04A0" w:firstRow="1" w:lastRow="0" w:firstColumn="1" w:lastColumn="0" w:noHBand="0" w:noVBand="1"/>
          </w:tblPr>
        </w:tblPrChange>
      </w:tblPr>
      <w:tblGrid>
        <w:gridCol w:w="987"/>
        <w:gridCol w:w="7656"/>
        <w:gridCol w:w="1813"/>
        <w:tblGridChange w:id="134">
          <w:tblGrid>
            <w:gridCol w:w="987"/>
            <w:gridCol w:w="1"/>
            <w:gridCol w:w="7654"/>
            <w:gridCol w:w="1"/>
            <w:gridCol w:w="1813"/>
          </w:tblGrid>
        </w:tblGridChange>
      </w:tblGrid>
      <w:tr w:rsidR="00310586" w14:paraId="3EF4F65A" w14:textId="77777777" w:rsidTr="00D0486F">
        <w:trPr>
          <w:trHeight w:val="2067"/>
          <w:ins w:id="135" w:author="Swapnaneel Ghosh" w:date="2023-05-14T10:18:00Z"/>
          <w:trPrChange w:id="136" w:author="Swapnaneel Ghosh" w:date="2023-05-14T10:28:00Z">
            <w:trPr>
              <w:trHeight w:val="699"/>
            </w:trPr>
          </w:trPrChange>
        </w:trPr>
        <w:tc>
          <w:tcPr>
            <w:tcW w:w="472" w:type="pct"/>
            <w:vAlign w:val="center"/>
            <w:tcPrChange w:id="137" w:author="Swapnaneel Ghosh" w:date="2023-05-14T10:28:00Z">
              <w:tcPr>
                <w:tcW w:w="988" w:type="dxa"/>
                <w:gridSpan w:val="2"/>
                <w:vAlign w:val="center"/>
              </w:tcPr>
            </w:tcPrChange>
          </w:tcPr>
          <w:p w14:paraId="4708CBD2" w14:textId="77777777" w:rsidR="00310586" w:rsidRPr="007C3CA1" w:rsidRDefault="00310586" w:rsidP="00310586">
            <w:pPr>
              <w:jc w:val="center"/>
              <w:rPr>
                <w:ins w:id="138" w:author="Swapnaneel Ghosh" w:date="2023-05-14T10:18:00Z"/>
                <w:b/>
                <w:bCs/>
                <w:noProof/>
                <w:sz w:val="28"/>
                <w:szCs w:val="28"/>
                <w:lang w:val="en-GB"/>
                <w:rPrChange w:id="139" w:author="Swapnaneel Ghosh" w:date="2023-05-14T10:19:00Z">
                  <w:rPr>
                    <w:ins w:id="140" w:author="Swapnaneel Ghosh" w:date="2023-05-14T10:18:00Z"/>
                    <w:b/>
                    <w:bCs/>
                    <w:i/>
                    <w:iCs/>
                    <w:noProof/>
                    <w:sz w:val="28"/>
                    <w:szCs w:val="28"/>
                    <w:lang w:val="en-GB"/>
                  </w:rPr>
                </w:rPrChange>
              </w:rPr>
            </w:pPr>
            <w:ins w:id="141" w:author="Swapnaneel Ghosh" w:date="2023-05-14T10:18:00Z">
              <w:r w:rsidRPr="007C3CA1">
                <w:rPr>
                  <w:b/>
                  <w:bCs/>
                  <w:noProof/>
                  <w:sz w:val="28"/>
                  <w:szCs w:val="28"/>
                  <w:lang w:val="en-GB"/>
                  <w:rPrChange w:id="142" w:author="Swapnaneel Ghosh" w:date="2023-05-14T10:19:00Z">
                    <w:rPr>
                      <w:b/>
                      <w:bCs/>
                      <w:i/>
                      <w:iCs/>
                      <w:noProof/>
                      <w:sz w:val="28"/>
                      <w:szCs w:val="28"/>
                      <w:lang w:val="en-GB"/>
                    </w:rPr>
                  </w:rPrChange>
                </w:rPr>
                <w:t>SL NO</w:t>
              </w:r>
            </w:ins>
          </w:p>
        </w:tc>
        <w:tc>
          <w:tcPr>
            <w:tcW w:w="3661" w:type="pct"/>
            <w:vAlign w:val="center"/>
            <w:tcPrChange w:id="143" w:author="Swapnaneel Ghosh" w:date="2023-05-14T10:28:00Z">
              <w:tcPr>
                <w:tcW w:w="7654" w:type="dxa"/>
                <w:vAlign w:val="center"/>
              </w:tcPr>
            </w:tcPrChange>
          </w:tcPr>
          <w:p w14:paraId="37801B05" w14:textId="77777777" w:rsidR="00310586" w:rsidRPr="007C3CA1" w:rsidRDefault="00310586" w:rsidP="00310586">
            <w:pPr>
              <w:jc w:val="center"/>
              <w:rPr>
                <w:ins w:id="144" w:author="Swapnaneel Ghosh" w:date="2023-05-14T10:18:00Z"/>
                <w:b/>
                <w:bCs/>
                <w:noProof/>
                <w:sz w:val="28"/>
                <w:szCs w:val="28"/>
                <w:lang w:val="en-GB"/>
                <w:rPrChange w:id="145" w:author="Swapnaneel Ghosh" w:date="2023-05-14T10:19:00Z">
                  <w:rPr>
                    <w:ins w:id="146" w:author="Swapnaneel Ghosh" w:date="2023-05-14T10:18:00Z"/>
                    <w:b/>
                    <w:bCs/>
                    <w:i/>
                    <w:iCs/>
                    <w:noProof/>
                    <w:sz w:val="28"/>
                    <w:szCs w:val="28"/>
                    <w:lang w:val="en-GB"/>
                  </w:rPr>
                </w:rPrChange>
              </w:rPr>
            </w:pPr>
            <w:ins w:id="147" w:author="Swapnaneel Ghosh" w:date="2023-05-14T10:18:00Z">
              <w:r w:rsidRPr="007C3CA1">
                <w:rPr>
                  <w:b/>
                  <w:bCs/>
                  <w:noProof/>
                  <w:sz w:val="28"/>
                  <w:szCs w:val="28"/>
                  <w:lang w:val="en-GB"/>
                  <w:rPrChange w:id="148" w:author="Swapnaneel Ghosh" w:date="2023-05-14T10:19:00Z">
                    <w:rPr>
                      <w:b/>
                      <w:bCs/>
                      <w:i/>
                      <w:iCs/>
                      <w:noProof/>
                      <w:sz w:val="28"/>
                      <w:szCs w:val="28"/>
                      <w:lang w:val="en-GB"/>
                    </w:rPr>
                  </w:rPrChange>
                </w:rPr>
                <w:t>TOPICS</w:t>
              </w:r>
            </w:ins>
          </w:p>
        </w:tc>
        <w:tc>
          <w:tcPr>
            <w:tcW w:w="867" w:type="pct"/>
            <w:vAlign w:val="center"/>
            <w:tcPrChange w:id="149" w:author="Swapnaneel Ghosh" w:date="2023-05-14T10:28:00Z">
              <w:tcPr>
                <w:tcW w:w="1814" w:type="dxa"/>
                <w:gridSpan w:val="2"/>
                <w:vAlign w:val="center"/>
              </w:tcPr>
            </w:tcPrChange>
          </w:tcPr>
          <w:p w14:paraId="48995F97" w14:textId="77777777" w:rsidR="00310586" w:rsidRPr="007C3CA1" w:rsidRDefault="00310586" w:rsidP="00310586">
            <w:pPr>
              <w:jc w:val="center"/>
              <w:rPr>
                <w:ins w:id="150" w:author="Swapnaneel Ghosh" w:date="2023-05-14T10:18:00Z"/>
                <w:b/>
                <w:bCs/>
                <w:noProof/>
                <w:sz w:val="28"/>
                <w:szCs w:val="28"/>
                <w:lang w:val="en-GB"/>
                <w:rPrChange w:id="151" w:author="Swapnaneel Ghosh" w:date="2023-05-14T10:19:00Z">
                  <w:rPr>
                    <w:ins w:id="152" w:author="Swapnaneel Ghosh" w:date="2023-05-14T10:18:00Z"/>
                    <w:b/>
                    <w:bCs/>
                    <w:i/>
                    <w:iCs/>
                    <w:noProof/>
                    <w:sz w:val="28"/>
                    <w:szCs w:val="28"/>
                    <w:lang w:val="en-GB"/>
                  </w:rPr>
                </w:rPrChange>
              </w:rPr>
            </w:pPr>
            <w:ins w:id="153" w:author="Swapnaneel Ghosh" w:date="2023-05-14T10:18:00Z">
              <w:r w:rsidRPr="007C3CA1">
                <w:rPr>
                  <w:b/>
                  <w:bCs/>
                  <w:noProof/>
                  <w:sz w:val="28"/>
                  <w:szCs w:val="28"/>
                  <w:lang w:val="en-GB"/>
                  <w:rPrChange w:id="154" w:author="Swapnaneel Ghosh" w:date="2023-05-14T10:19:00Z">
                    <w:rPr>
                      <w:b/>
                      <w:bCs/>
                      <w:i/>
                      <w:iCs/>
                      <w:noProof/>
                      <w:sz w:val="28"/>
                      <w:szCs w:val="28"/>
                      <w:lang w:val="en-GB"/>
                    </w:rPr>
                  </w:rPrChange>
                </w:rPr>
                <w:t>PAGE NO</w:t>
              </w:r>
            </w:ins>
          </w:p>
        </w:tc>
      </w:tr>
      <w:tr w:rsidR="00310586" w14:paraId="4E1798DB" w14:textId="77777777" w:rsidTr="00D0486F">
        <w:trPr>
          <w:trHeight w:val="946"/>
          <w:ins w:id="155" w:author="Swapnaneel Ghosh" w:date="2023-05-14T10:18:00Z"/>
        </w:trPr>
        <w:tc>
          <w:tcPr>
            <w:tcW w:w="472" w:type="pct"/>
            <w:vAlign w:val="center"/>
            <w:tcPrChange w:id="156" w:author="Swapnaneel Ghosh" w:date="2023-05-14T10:28:00Z">
              <w:tcPr>
                <w:tcW w:w="988" w:type="dxa"/>
                <w:gridSpan w:val="2"/>
                <w:vAlign w:val="center"/>
              </w:tcPr>
            </w:tcPrChange>
          </w:tcPr>
          <w:p w14:paraId="569BB402" w14:textId="4B44B210" w:rsidR="00310586" w:rsidRPr="007C3CA1" w:rsidRDefault="007C3CA1" w:rsidP="00310586">
            <w:pPr>
              <w:jc w:val="center"/>
              <w:rPr>
                <w:ins w:id="157" w:author="Swapnaneel Ghosh" w:date="2023-05-14T10:18:00Z"/>
                <w:noProof/>
                <w:sz w:val="26"/>
                <w:szCs w:val="26"/>
                <w:lang w:val="en-GB"/>
                <w:rPrChange w:id="158" w:author="Swapnaneel Ghosh" w:date="2023-05-14T10:20:00Z">
                  <w:rPr>
                    <w:ins w:id="159" w:author="Swapnaneel Ghosh" w:date="2023-05-14T10:18:00Z"/>
                    <w:b/>
                    <w:bCs/>
                    <w:i/>
                    <w:iCs/>
                    <w:noProof/>
                    <w:color w:val="8EAADB" w:themeColor="accent1" w:themeTint="99"/>
                    <w:sz w:val="28"/>
                    <w:szCs w:val="28"/>
                    <w:lang w:val="en-GB"/>
                  </w:rPr>
                </w:rPrChange>
              </w:rPr>
            </w:pPr>
            <w:ins w:id="160" w:author="Swapnaneel Ghosh" w:date="2023-05-14T10:19:00Z">
              <w:r w:rsidRPr="007C3CA1">
                <w:rPr>
                  <w:noProof/>
                  <w:sz w:val="26"/>
                  <w:szCs w:val="26"/>
                  <w:lang w:val="en-GB"/>
                  <w:rPrChange w:id="161" w:author="Swapnaneel Ghosh" w:date="2023-05-14T10:20:00Z">
                    <w:rPr>
                      <w:noProof/>
                      <w:sz w:val="28"/>
                      <w:szCs w:val="28"/>
                      <w:lang w:val="en-GB"/>
                    </w:rPr>
                  </w:rPrChange>
                </w:rPr>
                <w:t>01</w:t>
              </w:r>
            </w:ins>
          </w:p>
        </w:tc>
        <w:tc>
          <w:tcPr>
            <w:tcW w:w="3661" w:type="pct"/>
            <w:vAlign w:val="center"/>
            <w:tcPrChange w:id="162" w:author="Swapnaneel Ghosh" w:date="2023-05-14T10:28:00Z">
              <w:tcPr>
                <w:tcW w:w="7654" w:type="dxa"/>
                <w:vAlign w:val="center"/>
              </w:tcPr>
            </w:tcPrChange>
          </w:tcPr>
          <w:p w14:paraId="2E559E59" w14:textId="54F5F298" w:rsidR="00310586" w:rsidRPr="007C3CA1" w:rsidRDefault="007C3CA1" w:rsidP="00310586">
            <w:pPr>
              <w:jc w:val="center"/>
              <w:rPr>
                <w:ins w:id="163" w:author="Swapnaneel Ghosh" w:date="2023-05-14T10:18:00Z"/>
                <w:noProof/>
                <w:sz w:val="26"/>
                <w:szCs w:val="26"/>
                <w:lang w:val="en-GB"/>
                <w:rPrChange w:id="164" w:author="Swapnaneel Ghosh" w:date="2023-05-14T10:20:00Z">
                  <w:rPr>
                    <w:ins w:id="165" w:author="Swapnaneel Ghosh" w:date="2023-05-14T10:18:00Z"/>
                    <w:b/>
                    <w:bCs/>
                    <w:i/>
                    <w:iCs/>
                    <w:noProof/>
                    <w:color w:val="8EAADB" w:themeColor="accent1" w:themeTint="99"/>
                    <w:sz w:val="28"/>
                    <w:szCs w:val="28"/>
                    <w:lang w:val="en-GB"/>
                  </w:rPr>
                </w:rPrChange>
              </w:rPr>
            </w:pPr>
            <w:ins w:id="166" w:author="Swapnaneel Ghosh" w:date="2023-05-14T10:20:00Z">
              <w:r w:rsidRPr="007C3CA1">
                <w:rPr>
                  <w:noProof/>
                  <w:sz w:val="26"/>
                  <w:szCs w:val="26"/>
                  <w:lang w:val="en-GB"/>
                  <w:rPrChange w:id="167" w:author="Swapnaneel Ghosh" w:date="2023-05-14T10:20:00Z">
                    <w:rPr>
                      <w:b/>
                      <w:bCs/>
                      <w:noProof/>
                      <w:sz w:val="26"/>
                      <w:szCs w:val="26"/>
                      <w:lang w:val="en-GB"/>
                    </w:rPr>
                  </w:rPrChange>
                </w:rPr>
                <w:t>CERTIFICATE</w:t>
              </w:r>
            </w:ins>
          </w:p>
        </w:tc>
        <w:tc>
          <w:tcPr>
            <w:tcW w:w="867" w:type="pct"/>
            <w:vAlign w:val="center"/>
            <w:tcPrChange w:id="168" w:author="Swapnaneel Ghosh" w:date="2023-05-14T10:28:00Z">
              <w:tcPr>
                <w:tcW w:w="1814" w:type="dxa"/>
                <w:gridSpan w:val="2"/>
                <w:vAlign w:val="center"/>
              </w:tcPr>
            </w:tcPrChange>
          </w:tcPr>
          <w:p w14:paraId="25A88C35" w14:textId="61ABE098" w:rsidR="00310586" w:rsidRPr="007C3CA1" w:rsidRDefault="00AB65FC" w:rsidP="00310586">
            <w:pPr>
              <w:jc w:val="center"/>
              <w:rPr>
                <w:ins w:id="169" w:author="Swapnaneel Ghosh" w:date="2023-05-14T10:18:00Z"/>
                <w:noProof/>
                <w:sz w:val="26"/>
                <w:szCs w:val="26"/>
                <w:lang w:val="en-GB"/>
                <w:rPrChange w:id="170" w:author="Swapnaneel Ghosh" w:date="2023-05-14T10:20:00Z">
                  <w:rPr>
                    <w:ins w:id="171" w:author="Swapnaneel Ghosh" w:date="2023-05-14T10:18:00Z"/>
                    <w:b/>
                    <w:bCs/>
                    <w:i/>
                    <w:iCs/>
                    <w:noProof/>
                    <w:color w:val="8EAADB" w:themeColor="accent1" w:themeTint="99"/>
                    <w:sz w:val="28"/>
                    <w:szCs w:val="28"/>
                    <w:lang w:val="en-GB"/>
                  </w:rPr>
                </w:rPrChange>
              </w:rPr>
            </w:pPr>
            <w:ins w:id="172" w:author="Swapnaneel Ghosh" w:date="2023-05-14T10:29:00Z">
              <w:r>
                <w:rPr>
                  <w:noProof/>
                  <w:sz w:val="26"/>
                  <w:szCs w:val="26"/>
                  <w:lang w:val="en-GB"/>
                </w:rPr>
                <w:t>3 of 39</w:t>
              </w:r>
            </w:ins>
          </w:p>
        </w:tc>
      </w:tr>
      <w:tr w:rsidR="00310586" w14:paraId="2981690E" w14:textId="77777777" w:rsidTr="00D0486F">
        <w:trPr>
          <w:trHeight w:val="887"/>
          <w:ins w:id="173" w:author="Swapnaneel Ghosh" w:date="2023-05-14T10:18:00Z"/>
        </w:trPr>
        <w:tc>
          <w:tcPr>
            <w:tcW w:w="472" w:type="pct"/>
            <w:vAlign w:val="center"/>
            <w:tcPrChange w:id="174" w:author="Swapnaneel Ghosh" w:date="2023-05-14T10:28:00Z">
              <w:tcPr>
                <w:tcW w:w="988" w:type="dxa"/>
                <w:gridSpan w:val="2"/>
                <w:vAlign w:val="center"/>
              </w:tcPr>
            </w:tcPrChange>
          </w:tcPr>
          <w:p w14:paraId="7A4FEDF6" w14:textId="65988BB8" w:rsidR="00310586" w:rsidRPr="007C3CA1" w:rsidRDefault="007C3CA1" w:rsidP="00310586">
            <w:pPr>
              <w:jc w:val="center"/>
              <w:rPr>
                <w:ins w:id="175" w:author="Swapnaneel Ghosh" w:date="2023-05-14T10:18:00Z"/>
                <w:noProof/>
                <w:sz w:val="26"/>
                <w:szCs w:val="26"/>
                <w:lang w:val="en-GB"/>
                <w:rPrChange w:id="176" w:author="Swapnaneel Ghosh" w:date="2023-05-14T10:20:00Z">
                  <w:rPr>
                    <w:ins w:id="177" w:author="Swapnaneel Ghosh" w:date="2023-05-14T10:18:00Z"/>
                    <w:b/>
                    <w:bCs/>
                    <w:i/>
                    <w:iCs/>
                    <w:noProof/>
                    <w:color w:val="8EAADB" w:themeColor="accent1" w:themeTint="99"/>
                    <w:sz w:val="28"/>
                    <w:szCs w:val="28"/>
                    <w:lang w:val="en-GB"/>
                  </w:rPr>
                </w:rPrChange>
              </w:rPr>
            </w:pPr>
            <w:ins w:id="178" w:author="Swapnaneel Ghosh" w:date="2023-05-14T10:20:00Z">
              <w:r w:rsidRPr="007C3CA1">
                <w:rPr>
                  <w:noProof/>
                  <w:sz w:val="26"/>
                  <w:szCs w:val="26"/>
                  <w:lang w:val="en-GB"/>
                  <w:rPrChange w:id="179" w:author="Swapnaneel Ghosh" w:date="2023-05-14T10:20:00Z">
                    <w:rPr>
                      <w:b/>
                      <w:bCs/>
                      <w:noProof/>
                      <w:sz w:val="26"/>
                      <w:szCs w:val="26"/>
                      <w:lang w:val="en-GB"/>
                    </w:rPr>
                  </w:rPrChange>
                </w:rPr>
                <w:t>02</w:t>
              </w:r>
            </w:ins>
          </w:p>
        </w:tc>
        <w:tc>
          <w:tcPr>
            <w:tcW w:w="3661" w:type="pct"/>
            <w:vAlign w:val="center"/>
            <w:tcPrChange w:id="180" w:author="Swapnaneel Ghosh" w:date="2023-05-14T10:28:00Z">
              <w:tcPr>
                <w:tcW w:w="7654" w:type="dxa"/>
                <w:vAlign w:val="center"/>
              </w:tcPr>
            </w:tcPrChange>
          </w:tcPr>
          <w:p w14:paraId="6768DF7D" w14:textId="436E56C3" w:rsidR="00310586" w:rsidRPr="007C3CA1" w:rsidRDefault="007C3CA1" w:rsidP="00310586">
            <w:pPr>
              <w:jc w:val="center"/>
              <w:rPr>
                <w:ins w:id="181" w:author="Swapnaneel Ghosh" w:date="2023-05-14T10:18:00Z"/>
                <w:noProof/>
                <w:sz w:val="26"/>
                <w:szCs w:val="26"/>
                <w:lang w:val="en-GB"/>
                <w:rPrChange w:id="182" w:author="Swapnaneel Ghosh" w:date="2023-05-14T10:20:00Z">
                  <w:rPr>
                    <w:ins w:id="183" w:author="Swapnaneel Ghosh" w:date="2023-05-14T10:18:00Z"/>
                    <w:b/>
                    <w:bCs/>
                    <w:i/>
                    <w:iCs/>
                    <w:noProof/>
                    <w:color w:val="8EAADB" w:themeColor="accent1" w:themeTint="99"/>
                    <w:sz w:val="28"/>
                    <w:szCs w:val="28"/>
                    <w:lang w:val="en-GB"/>
                  </w:rPr>
                </w:rPrChange>
              </w:rPr>
            </w:pPr>
            <w:ins w:id="184" w:author="Swapnaneel Ghosh" w:date="2023-05-14T10:20:00Z">
              <w:r w:rsidRPr="007C3CA1">
                <w:rPr>
                  <w:noProof/>
                  <w:sz w:val="26"/>
                  <w:szCs w:val="26"/>
                  <w:lang w:val="en-GB"/>
                  <w:rPrChange w:id="185" w:author="Swapnaneel Ghosh" w:date="2023-05-14T10:20:00Z">
                    <w:rPr>
                      <w:b/>
                      <w:bCs/>
                      <w:noProof/>
                      <w:sz w:val="26"/>
                      <w:szCs w:val="26"/>
                      <w:lang w:val="en-GB"/>
                    </w:rPr>
                  </w:rPrChange>
                </w:rPr>
                <w:t>ACK</w:t>
              </w:r>
              <w:r>
                <w:rPr>
                  <w:noProof/>
                  <w:sz w:val="26"/>
                  <w:szCs w:val="26"/>
                  <w:lang w:val="en-GB"/>
                </w:rPr>
                <w:t>NOWLEDGEMENT</w:t>
              </w:r>
            </w:ins>
          </w:p>
        </w:tc>
        <w:tc>
          <w:tcPr>
            <w:tcW w:w="867" w:type="pct"/>
            <w:vAlign w:val="center"/>
            <w:tcPrChange w:id="186" w:author="Swapnaneel Ghosh" w:date="2023-05-14T10:28:00Z">
              <w:tcPr>
                <w:tcW w:w="1814" w:type="dxa"/>
                <w:gridSpan w:val="2"/>
                <w:vAlign w:val="center"/>
              </w:tcPr>
            </w:tcPrChange>
          </w:tcPr>
          <w:p w14:paraId="3D52B89E" w14:textId="44550363" w:rsidR="00310586" w:rsidRPr="007C3CA1" w:rsidRDefault="006F5CED" w:rsidP="00310586">
            <w:pPr>
              <w:jc w:val="center"/>
              <w:rPr>
                <w:ins w:id="187" w:author="Swapnaneel Ghosh" w:date="2023-05-14T10:18:00Z"/>
                <w:noProof/>
                <w:sz w:val="26"/>
                <w:szCs w:val="26"/>
                <w:lang w:val="en-GB"/>
                <w:rPrChange w:id="188" w:author="Swapnaneel Ghosh" w:date="2023-05-14T10:20:00Z">
                  <w:rPr>
                    <w:ins w:id="189" w:author="Swapnaneel Ghosh" w:date="2023-05-14T10:18:00Z"/>
                    <w:b/>
                    <w:bCs/>
                    <w:i/>
                    <w:iCs/>
                    <w:noProof/>
                    <w:color w:val="8EAADB" w:themeColor="accent1" w:themeTint="99"/>
                    <w:sz w:val="28"/>
                    <w:szCs w:val="28"/>
                    <w:lang w:val="en-GB"/>
                  </w:rPr>
                </w:rPrChange>
              </w:rPr>
            </w:pPr>
            <w:ins w:id="190" w:author="Swapnaneel Ghosh" w:date="2023-05-14T10:29:00Z">
              <w:r>
                <w:rPr>
                  <w:noProof/>
                  <w:sz w:val="26"/>
                  <w:szCs w:val="26"/>
                  <w:lang w:val="en-GB"/>
                </w:rPr>
                <w:t>4 of 39</w:t>
              </w:r>
            </w:ins>
          </w:p>
        </w:tc>
      </w:tr>
      <w:tr w:rsidR="00310586" w14:paraId="32B2CFD7" w14:textId="77777777" w:rsidTr="00D0486F">
        <w:trPr>
          <w:trHeight w:val="946"/>
          <w:ins w:id="191" w:author="Swapnaneel Ghosh" w:date="2023-05-14T10:18:00Z"/>
        </w:trPr>
        <w:tc>
          <w:tcPr>
            <w:tcW w:w="472" w:type="pct"/>
            <w:vAlign w:val="center"/>
            <w:tcPrChange w:id="192" w:author="Swapnaneel Ghosh" w:date="2023-05-14T10:28:00Z">
              <w:tcPr>
                <w:tcW w:w="988" w:type="dxa"/>
                <w:gridSpan w:val="2"/>
                <w:vAlign w:val="center"/>
              </w:tcPr>
            </w:tcPrChange>
          </w:tcPr>
          <w:p w14:paraId="64A807E3" w14:textId="2384D9F9" w:rsidR="00310586" w:rsidRPr="007C3CA1" w:rsidRDefault="007C3CA1" w:rsidP="00310586">
            <w:pPr>
              <w:jc w:val="center"/>
              <w:rPr>
                <w:ins w:id="193" w:author="Swapnaneel Ghosh" w:date="2023-05-14T10:18:00Z"/>
                <w:noProof/>
                <w:sz w:val="26"/>
                <w:szCs w:val="26"/>
                <w:lang w:val="en-GB"/>
                <w:rPrChange w:id="194" w:author="Swapnaneel Ghosh" w:date="2023-05-14T10:20:00Z">
                  <w:rPr>
                    <w:ins w:id="195" w:author="Swapnaneel Ghosh" w:date="2023-05-14T10:18:00Z"/>
                    <w:b/>
                    <w:bCs/>
                    <w:i/>
                    <w:iCs/>
                    <w:noProof/>
                    <w:color w:val="8EAADB" w:themeColor="accent1" w:themeTint="99"/>
                    <w:sz w:val="28"/>
                    <w:szCs w:val="28"/>
                    <w:lang w:val="en-GB"/>
                  </w:rPr>
                </w:rPrChange>
              </w:rPr>
            </w:pPr>
            <w:ins w:id="196" w:author="Swapnaneel Ghosh" w:date="2023-05-14T10:20:00Z">
              <w:r w:rsidRPr="007C3CA1">
                <w:rPr>
                  <w:noProof/>
                  <w:sz w:val="26"/>
                  <w:szCs w:val="26"/>
                  <w:lang w:val="en-GB"/>
                  <w:rPrChange w:id="197" w:author="Swapnaneel Ghosh" w:date="2023-05-14T10:20:00Z">
                    <w:rPr>
                      <w:b/>
                      <w:bCs/>
                      <w:noProof/>
                      <w:sz w:val="26"/>
                      <w:szCs w:val="26"/>
                      <w:lang w:val="en-GB"/>
                    </w:rPr>
                  </w:rPrChange>
                </w:rPr>
                <w:t>03</w:t>
              </w:r>
            </w:ins>
          </w:p>
        </w:tc>
        <w:tc>
          <w:tcPr>
            <w:tcW w:w="3661" w:type="pct"/>
            <w:vAlign w:val="center"/>
            <w:tcPrChange w:id="198" w:author="Swapnaneel Ghosh" w:date="2023-05-14T10:28:00Z">
              <w:tcPr>
                <w:tcW w:w="7654" w:type="dxa"/>
                <w:vAlign w:val="center"/>
              </w:tcPr>
            </w:tcPrChange>
          </w:tcPr>
          <w:p w14:paraId="1D438C73" w14:textId="7E86A897" w:rsidR="00310586" w:rsidRPr="007C3CA1" w:rsidRDefault="007C3CA1" w:rsidP="00310586">
            <w:pPr>
              <w:jc w:val="center"/>
              <w:rPr>
                <w:ins w:id="199" w:author="Swapnaneel Ghosh" w:date="2023-05-14T10:18:00Z"/>
                <w:noProof/>
                <w:sz w:val="26"/>
                <w:szCs w:val="26"/>
                <w:lang w:val="en-GB"/>
                <w:rPrChange w:id="200" w:author="Swapnaneel Ghosh" w:date="2023-05-14T10:20:00Z">
                  <w:rPr>
                    <w:ins w:id="201" w:author="Swapnaneel Ghosh" w:date="2023-05-14T10:18:00Z"/>
                    <w:b/>
                    <w:bCs/>
                    <w:i/>
                    <w:iCs/>
                    <w:noProof/>
                    <w:color w:val="8EAADB" w:themeColor="accent1" w:themeTint="99"/>
                    <w:sz w:val="28"/>
                    <w:szCs w:val="28"/>
                    <w:lang w:val="en-GB"/>
                  </w:rPr>
                </w:rPrChange>
              </w:rPr>
            </w:pPr>
            <w:ins w:id="202" w:author="Swapnaneel Ghosh" w:date="2023-05-14T10:20:00Z">
              <w:r>
                <w:rPr>
                  <w:noProof/>
                  <w:sz w:val="26"/>
                  <w:szCs w:val="26"/>
                  <w:lang w:val="en-GB"/>
                </w:rPr>
                <w:t>ABSTRACT</w:t>
              </w:r>
            </w:ins>
          </w:p>
        </w:tc>
        <w:tc>
          <w:tcPr>
            <w:tcW w:w="867" w:type="pct"/>
            <w:vAlign w:val="center"/>
            <w:tcPrChange w:id="203" w:author="Swapnaneel Ghosh" w:date="2023-05-14T10:28:00Z">
              <w:tcPr>
                <w:tcW w:w="1814" w:type="dxa"/>
                <w:gridSpan w:val="2"/>
                <w:vAlign w:val="center"/>
              </w:tcPr>
            </w:tcPrChange>
          </w:tcPr>
          <w:p w14:paraId="436FCA5B" w14:textId="264E0416" w:rsidR="00310586" w:rsidRPr="007C3CA1" w:rsidRDefault="00B82A59" w:rsidP="00310586">
            <w:pPr>
              <w:jc w:val="center"/>
              <w:rPr>
                <w:ins w:id="204" w:author="Swapnaneel Ghosh" w:date="2023-05-14T10:18:00Z"/>
                <w:noProof/>
                <w:sz w:val="26"/>
                <w:szCs w:val="26"/>
                <w:lang w:val="en-GB"/>
                <w:rPrChange w:id="205" w:author="Swapnaneel Ghosh" w:date="2023-05-14T10:20:00Z">
                  <w:rPr>
                    <w:ins w:id="206" w:author="Swapnaneel Ghosh" w:date="2023-05-14T10:18:00Z"/>
                    <w:b/>
                    <w:bCs/>
                    <w:i/>
                    <w:iCs/>
                    <w:noProof/>
                    <w:color w:val="8EAADB" w:themeColor="accent1" w:themeTint="99"/>
                    <w:sz w:val="28"/>
                    <w:szCs w:val="28"/>
                    <w:lang w:val="en-GB"/>
                  </w:rPr>
                </w:rPrChange>
              </w:rPr>
            </w:pPr>
            <w:ins w:id="207" w:author="Swapnaneel Ghosh" w:date="2023-05-14T10:29:00Z">
              <w:r>
                <w:rPr>
                  <w:noProof/>
                  <w:sz w:val="26"/>
                  <w:szCs w:val="26"/>
                  <w:lang w:val="en-GB"/>
                </w:rPr>
                <w:t>5 of 39</w:t>
              </w:r>
            </w:ins>
          </w:p>
        </w:tc>
      </w:tr>
      <w:tr w:rsidR="00310586" w14:paraId="2781B94E" w14:textId="77777777" w:rsidTr="00D0486F">
        <w:trPr>
          <w:trHeight w:val="887"/>
          <w:ins w:id="208" w:author="Swapnaneel Ghosh" w:date="2023-05-14T10:18:00Z"/>
        </w:trPr>
        <w:tc>
          <w:tcPr>
            <w:tcW w:w="472" w:type="pct"/>
            <w:vAlign w:val="center"/>
            <w:tcPrChange w:id="209" w:author="Swapnaneel Ghosh" w:date="2023-05-14T10:28:00Z">
              <w:tcPr>
                <w:tcW w:w="988" w:type="dxa"/>
                <w:gridSpan w:val="2"/>
                <w:vAlign w:val="center"/>
              </w:tcPr>
            </w:tcPrChange>
          </w:tcPr>
          <w:p w14:paraId="10DC2939" w14:textId="05C18CB0" w:rsidR="00310586" w:rsidRPr="007C3CA1" w:rsidRDefault="007C3CA1" w:rsidP="00310586">
            <w:pPr>
              <w:jc w:val="center"/>
              <w:rPr>
                <w:ins w:id="210" w:author="Swapnaneel Ghosh" w:date="2023-05-14T10:18:00Z"/>
                <w:noProof/>
                <w:sz w:val="26"/>
                <w:szCs w:val="26"/>
                <w:lang w:val="en-GB"/>
                <w:rPrChange w:id="211" w:author="Swapnaneel Ghosh" w:date="2023-05-14T10:20:00Z">
                  <w:rPr>
                    <w:ins w:id="212" w:author="Swapnaneel Ghosh" w:date="2023-05-14T10:18:00Z"/>
                    <w:b/>
                    <w:bCs/>
                    <w:i/>
                    <w:iCs/>
                    <w:noProof/>
                    <w:color w:val="8EAADB" w:themeColor="accent1" w:themeTint="99"/>
                    <w:sz w:val="28"/>
                    <w:szCs w:val="28"/>
                    <w:lang w:val="en-GB"/>
                  </w:rPr>
                </w:rPrChange>
              </w:rPr>
            </w:pPr>
            <w:ins w:id="213" w:author="Swapnaneel Ghosh" w:date="2023-05-14T10:20:00Z">
              <w:r w:rsidRPr="007C3CA1">
                <w:rPr>
                  <w:noProof/>
                  <w:sz w:val="26"/>
                  <w:szCs w:val="26"/>
                  <w:lang w:val="en-GB"/>
                  <w:rPrChange w:id="214" w:author="Swapnaneel Ghosh" w:date="2023-05-14T10:20:00Z">
                    <w:rPr>
                      <w:b/>
                      <w:bCs/>
                      <w:noProof/>
                      <w:sz w:val="26"/>
                      <w:szCs w:val="26"/>
                      <w:lang w:val="en-GB"/>
                    </w:rPr>
                  </w:rPrChange>
                </w:rPr>
                <w:t>04</w:t>
              </w:r>
            </w:ins>
          </w:p>
        </w:tc>
        <w:tc>
          <w:tcPr>
            <w:tcW w:w="3661" w:type="pct"/>
            <w:vAlign w:val="center"/>
            <w:tcPrChange w:id="215" w:author="Swapnaneel Ghosh" w:date="2023-05-14T10:28:00Z">
              <w:tcPr>
                <w:tcW w:w="7654" w:type="dxa"/>
                <w:vAlign w:val="center"/>
              </w:tcPr>
            </w:tcPrChange>
          </w:tcPr>
          <w:p w14:paraId="6926396F" w14:textId="04CE386D" w:rsidR="00310586" w:rsidRPr="007C3CA1" w:rsidRDefault="007C3CA1" w:rsidP="00310586">
            <w:pPr>
              <w:jc w:val="center"/>
              <w:rPr>
                <w:ins w:id="216" w:author="Swapnaneel Ghosh" w:date="2023-05-14T10:18:00Z"/>
                <w:noProof/>
                <w:sz w:val="26"/>
                <w:szCs w:val="26"/>
                <w:lang w:val="en-GB"/>
                <w:rPrChange w:id="217" w:author="Swapnaneel Ghosh" w:date="2023-05-14T10:20:00Z">
                  <w:rPr>
                    <w:ins w:id="218" w:author="Swapnaneel Ghosh" w:date="2023-05-14T10:18:00Z"/>
                    <w:b/>
                    <w:bCs/>
                    <w:i/>
                    <w:iCs/>
                    <w:noProof/>
                    <w:color w:val="8EAADB" w:themeColor="accent1" w:themeTint="99"/>
                    <w:sz w:val="28"/>
                    <w:szCs w:val="28"/>
                    <w:lang w:val="en-GB"/>
                  </w:rPr>
                </w:rPrChange>
              </w:rPr>
            </w:pPr>
            <w:ins w:id="219" w:author="Swapnaneel Ghosh" w:date="2023-05-14T10:20:00Z">
              <w:r>
                <w:rPr>
                  <w:noProof/>
                  <w:sz w:val="26"/>
                  <w:szCs w:val="26"/>
                  <w:lang w:val="en-GB"/>
                </w:rPr>
                <w:t>INT</w:t>
              </w:r>
            </w:ins>
            <w:ins w:id="220" w:author="Swapnaneel Ghosh" w:date="2023-05-14T10:21:00Z">
              <w:r>
                <w:rPr>
                  <w:noProof/>
                  <w:sz w:val="26"/>
                  <w:szCs w:val="26"/>
                  <w:lang w:val="en-GB"/>
                </w:rPr>
                <w:t>RODUCTION</w:t>
              </w:r>
            </w:ins>
          </w:p>
        </w:tc>
        <w:tc>
          <w:tcPr>
            <w:tcW w:w="867" w:type="pct"/>
            <w:vAlign w:val="center"/>
            <w:tcPrChange w:id="221" w:author="Swapnaneel Ghosh" w:date="2023-05-14T10:28:00Z">
              <w:tcPr>
                <w:tcW w:w="1814" w:type="dxa"/>
                <w:gridSpan w:val="2"/>
                <w:vAlign w:val="center"/>
              </w:tcPr>
            </w:tcPrChange>
          </w:tcPr>
          <w:p w14:paraId="7A764D55" w14:textId="1E4A7F5A" w:rsidR="00310586" w:rsidRPr="007C3CA1" w:rsidRDefault="00D45CC6" w:rsidP="00310586">
            <w:pPr>
              <w:jc w:val="center"/>
              <w:rPr>
                <w:ins w:id="222" w:author="Swapnaneel Ghosh" w:date="2023-05-14T10:18:00Z"/>
                <w:noProof/>
                <w:sz w:val="26"/>
                <w:szCs w:val="26"/>
                <w:lang w:val="en-GB"/>
                <w:rPrChange w:id="223" w:author="Swapnaneel Ghosh" w:date="2023-05-14T10:20:00Z">
                  <w:rPr>
                    <w:ins w:id="224" w:author="Swapnaneel Ghosh" w:date="2023-05-14T10:18:00Z"/>
                    <w:b/>
                    <w:bCs/>
                    <w:i/>
                    <w:iCs/>
                    <w:noProof/>
                    <w:color w:val="8EAADB" w:themeColor="accent1" w:themeTint="99"/>
                    <w:sz w:val="28"/>
                    <w:szCs w:val="28"/>
                    <w:lang w:val="en-GB"/>
                  </w:rPr>
                </w:rPrChange>
              </w:rPr>
            </w:pPr>
            <w:ins w:id="225" w:author="Swapnaneel Ghosh" w:date="2023-05-14T10:29:00Z">
              <w:r>
                <w:rPr>
                  <w:noProof/>
                  <w:sz w:val="26"/>
                  <w:szCs w:val="26"/>
                  <w:lang w:val="en-GB"/>
                </w:rPr>
                <w:t>7 of 39</w:t>
              </w:r>
            </w:ins>
          </w:p>
        </w:tc>
      </w:tr>
      <w:tr w:rsidR="00310586" w14:paraId="7A39361D" w14:textId="77777777" w:rsidTr="00D0486F">
        <w:trPr>
          <w:trHeight w:val="887"/>
          <w:ins w:id="226" w:author="Swapnaneel Ghosh" w:date="2023-05-14T10:18:00Z"/>
        </w:trPr>
        <w:tc>
          <w:tcPr>
            <w:tcW w:w="472" w:type="pct"/>
            <w:vAlign w:val="center"/>
            <w:tcPrChange w:id="227" w:author="Swapnaneel Ghosh" w:date="2023-05-14T10:28:00Z">
              <w:tcPr>
                <w:tcW w:w="988" w:type="dxa"/>
                <w:gridSpan w:val="2"/>
                <w:vAlign w:val="center"/>
              </w:tcPr>
            </w:tcPrChange>
          </w:tcPr>
          <w:p w14:paraId="36AEAFE4" w14:textId="4AE495C1" w:rsidR="00310586" w:rsidRPr="007C3CA1" w:rsidRDefault="007C3CA1" w:rsidP="00310586">
            <w:pPr>
              <w:jc w:val="center"/>
              <w:rPr>
                <w:ins w:id="228" w:author="Swapnaneel Ghosh" w:date="2023-05-14T10:18:00Z"/>
                <w:noProof/>
                <w:sz w:val="26"/>
                <w:szCs w:val="26"/>
                <w:lang w:val="en-GB"/>
                <w:rPrChange w:id="229" w:author="Swapnaneel Ghosh" w:date="2023-05-14T10:20:00Z">
                  <w:rPr>
                    <w:ins w:id="230" w:author="Swapnaneel Ghosh" w:date="2023-05-14T10:18:00Z"/>
                    <w:b/>
                    <w:bCs/>
                    <w:i/>
                    <w:iCs/>
                    <w:noProof/>
                    <w:color w:val="8EAADB" w:themeColor="accent1" w:themeTint="99"/>
                    <w:sz w:val="28"/>
                    <w:szCs w:val="28"/>
                    <w:lang w:val="en-GB"/>
                  </w:rPr>
                </w:rPrChange>
              </w:rPr>
            </w:pPr>
            <w:ins w:id="231" w:author="Swapnaneel Ghosh" w:date="2023-05-14T10:20:00Z">
              <w:r w:rsidRPr="007C3CA1">
                <w:rPr>
                  <w:noProof/>
                  <w:sz w:val="26"/>
                  <w:szCs w:val="26"/>
                  <w:lang w:val="en-GB"/>
                  <w:rPrChange w:id="232" w:author="Swapnaneel Ghosh" w:date="2023-05-14T10:20:00Z">
                    <w:rPr>
                      <w:b/>
                      <w:bCs/>
                      <w:noProof/>
                      <w:sz w:val="26"/>
                      <w:szCs w:val="26"/>
                      <w:lang w:val="en-GB"/>
                    </w:rPr>
                  </w:rPrChange>
                </w:rPr>
                <w:t>05</w:t>
              </w:r>
            </w:ins>
          </w:p>
        </w:tc>
        <w:tc>
          <w:tcPr>
            <w:tcW w:w="3661" w:type="pct"/>
            <w:vAlign w:val="center"/>
            <w:tcPrChange w:id="233" w:author="Swapnaneel Ghosh" w:date="2023-05-14T10:28:00Z">
              <w:tcPr>
                <w:tcW w:w="7654" w:type="dxa"/>
                <w:vAlign w:val="center"/>
              </w:tcPr>
            </w:tcPrChange>
          </w:tcPr>
          <w:p w14:paraId="669E8D66" w14:textId="13965BFD" w:rsidR="00310586" w:rsidRPr="007C3CA1" w:rsidRDefault="007C3CA1" w:rsidP="00310586">
            <w:pPr>
              <w:jc w:val="center"/>
              <w:rPr>
                <w:ins w:id="234" w:author="Swapnaneel Ghosh" w:date="2023-05-14T10:18:00Z"/>
                <w:noProof/>
                <w:sz w:val="26"/>
                <w:szCs w:val="26"/>
                <w:lang w:val="en-GB"/>
                <w:rPrChange w:id="235" w:author="Swapnaneel Ghosh" w:date="2023-05-14T10:20:00Z">
                  <w:rPr>
                    <w:ins w:id="236" w:author="Swapnaneel Ghosh" w:date="2023-05-14T10:18:00Z"/>
                    <w:b/>
                    <w:bCs/>
                    <w:i/>
                    <w:iCs/>
                    <w:noProof/>
                    <w:color w:val="8EAADB" w:themeColor="accent1" w:themeTint="99"/>
                    <w:sz w:val="28"/>
                    <w:szCs w:val="28"/>
                    <w:lang w:val="en-GB"/>
                  </w:rPr>
                </w:rPrChange>
              </w:rPr>
            </w:pPr>
            <w:ins w:id="237" w:author="Swapnaneel Ghosh" w:date="2023-05-14T10:21:00Z">
              <w:r>
                <w:rPr>
                  <w:noProof/>
                  <w:sz w:val="26"/>
                  <w:szCs w:val="26"/>
                  <w:lang w:val="en-GB"/>
                </w:rPr>
                <w:t>OBJECTIVE</w:t>
              </w:r>
            </w:ins>
          </w:p>
        </w:tc>
        <w:tc>
          <w:tcPr>
            <w:tcW w:w="867" w:type="pct"/>
            <w:vAlign w:val="center"/>
            <w:tcPrChange w:id="238" w:author="Swapnaneel Ghosh" w:date="2023-05-14T10:28:00Z">
              <w:tcPr>
                <w:tcW w:w="1814" w:type="dxa"/>
                <w:gridSpan w:val="2"/>
                <w:vAlign w:val="center"/>
              </w:tcPr>
            </w:tcPrChange>
          </w:tcPr>
          <w:p w14:paraId="6BA37E82" w14:textId="651BB538" w:rsidR="00310586" w:rsidRPr="007C3CA1" w:rsidRDefault="00D45CC6" w:rsidP="00310586">
            <w:pPr>
              <w:jc w:val="center"/>
              <w:rPr>
                <w:ins w:id="239" w:author="Swapnaneel Ghosh" w:date="2023-05-14T10:18:00Z"/>
                <w:noProof/>
                <w:sz w:val="26"/>
                <w:szCs w:val="26"/>
                <w:lang w:val="en-GB"/>
                <w:rPrChange w:id="240" w:author="Swapnaneel Ghosh" w:date="2023-05-14T10:20:00Z">
                  <w:rPr>
                    <w:ins w:id="241" w:author="Swapnaneel Ghosh" w:date="2023-05-14T10:18:00Z"/>
                    <w:b/>
                    <w:bCs/>
                    <w:i/>
                    <w:iCs/>
                    <w:noProof/>
                    <w:color w:val="8EAADB" w:themeColor="accent1" w:themeTint="99"/>
                    <w:sz w:val="28"/>
                    <w:szCs w:val="28"/>
                    <w:lang w:val="en-GB"/>
                  </w:rPr>
                </w:rPrChange>
              </w:rPr>
            </w:pPr>
            <w:ins w:id="242" w:author="Swapnaneel Ghosh" w:date="2023-05-14T10:29:00Z">
              <w:r>
                <w:rPr>
                  <w:noProof/>
                  <w:sz w:val="26"/>
                  <w:szCs w:val="26"/>
                  <w:lang w:val="en-GB"/>
                </w:rPr>
                <w:t>7 of 39</w:t>
              </w:r>
            </w:ins>
          </w:p>
        </w:tc>
      </w:tr>
      <w:tr w:rsidR="00310586" w14:paraId="2C903C9F" w14:textId="77777777" w:rsidTr="00D0486F">
        <w:trPr>
          <w:trHeight w:val="946"/>
          <w:ins w:id="243" w:author="Swapnaneel Ghosh" w:date="2023-05-14T10:18:00Z"/>
        </w:trPr>
        <w:tc>
          <w:tcPr>
            <w:tcW w:w="472" w:type="pct"/>
            <w:vAlign w:val="center"/>
            <w:tcPrChange w:id="244" w:author="Swapnaneel Ghosh" w:date="2023-05-14T10:28:00Z">
              <w:tcPr>
                <w:tcW w:w="988" w:type="dxa"/>
                <w:gridSpan w:val="2"/>
                <w:vAlign w:val="center"/>
              </w:tcPr>
            </w:tcPrChange>
          </w:tcPr>
          <w:p w14:paraId="7FDDDE28" w14:textId="399B49D5" w:rsidR="00310586" w:rsidRPr="007C3CA1" w:rsidRDefault="007C3CA1" w:rsidP="00310586">
            <w:pPr>
              <w:jc w:val="center"/>
              <w:rPr>
                <w:ins w:id="245" w:author="Swapnaneel Ghosh" w:date="2023-05-14T10:18:00Z"/>
                <w:noProof/>
                <w:sz w:val="26"/>
                <w:szCs w:val="26"/>
                <w:lang w:val="en-GB"/>
                <w:rPrChange w:id="246" w:author="Swapnaneel Ghosh" w:date="2023-05-14T10:20:00Z">
                  <w:rPr>
                    <w:ins w:id="247" w:author="Swapnaneel Ghosh" w:date="2023-05-14T10:18:00Z"/>
                    <w:b/>
                    <w:bCs/>
                    <w:i/>
                    <w:iCs/>
                    <w:noProof/>
                    <w:color w:val="8EAADB" w:themeColor="accent1" w:themeTint="99"/>
                    <w:sz w:val="28"/>
                    <w:szCs w:val="28"/>
                    <w:lang w:val="en-GB"/>
                  </w:rPr>
                </w:rPrChange>
              </w:rPr>
            </w:pPr>
            <w:ins w:id="248" w:author="Swapnaneel Ghosh" w:date="2023-05-14T10:20:00Z">
              <w:r w:rsidRPr="007C3CA1">
                <w:rPr>
                  <w:noProof/>
                  <w:sz w:val="26"/>
                  <w:szCs w:val="26"/>
                  <w:lang w:val="en-GB"/>
                  <w:rPrChange w:id="249" w:author="Swapnaneel Ghosh" w:date="2023-05-14T10:20:00Z">
                    <w:rPr>
                      <w:b/>
                      <w:bCs/>
                      <w:noProof/>
                      <w:sz w:val="26"/>
                      <w:szCs w:val="26"/>
                      <w:lang w:val="en-GB"/>
                    </w:rPr>
                  </w:rPrChange>
                </w:rPr>
                <w:t>06</w:t>
              </w:r>
            </w:ins>
          </w:p>
        </w:tc>
        <w:tc>
          <w:tcPr>
            <w:tcW w:w="3661" w:type="pct"/>
            <w:vAlign w:val="center"/>
            <w:tcPrChange w:id="250" w:author="Swapnaneel Ghosh" w:date="2023-05-14T10:28:00Z">
              <w:tcPr>
                <w:tcW w:w="7654" w:type="dxa"/>
                <w:vAlign w:val="center"/>
              </w:tcPr>
            </w:tcPrChange>
          </w:tcPr>
          <w:p w14:paraId="7DA0ACD3" w14:textId="520D3FE4" w:rsidR="00310586" w:rsidRPr="007C3CA1" w:rsidRDefault="007C3CA1" w:rsidP="00310586">
            <w:pPr>
              <w:jc w:val="center"/>
              <w:rPr>
                <w:ins w:id="251" w:author="Swapnaneel Ghosh" w:date="2023-05-14T10:18:00Z"/>
                <w:noProof/>
                <w:sz w:val="26"/>
                <w:szCs w:val="26"/>
                <w:lang w:val="en-GB"/>
                <w:rPrChange w:id="252" w:author="Swapnaneel Ghosh" w:date="2023-05-14T10:20:00Z">
                  <w:rPr>
                    <w:ins w:id="253" w:author="Swapnaneel Ghosh" w:date="2023-05-14T10:18:00Z"/>
                    <w:b/>
                    <w:bCs/>
                    <w:i/>
                    <w:iCs/>
                    <w:noProof/>
                    <w:color w:val="8EAADB" w:themeColor="accent1" w:themeTint="99"/>
                    <w:sz w:val="28"/>
                    <w:szCs w:val="28"/>
                    <w:lang w:val="en-GB"/>
                  </w:rPr>
                </w:rPrChange>
              </w:rPr>
            </w:pPr>
            <w:ins w:id="254" w:author="Swapnaneel Ghosh" w:date="2023-05-14T10:21:00Z">
              <w:r>
                <w:rPr>
                  <w:noProof/>
                  <w:sz w:val="26"/>
                  <w:szCs w:val="26"/>
                  <w:lang w:val="en-GB"/>
                </w:rPr>
                <w:t>LITERATURE REVIEW</w:t>
              </w:r>
            </w:ins>
          </w:p>
        </w:tc>
        <w:tc>
          <w:tcPr>
            <w:tcW w:w="867" w:type="pct"/>
            <w:vAlign w:val="center"/>
            <w:tcPrChange w:id="255" w:author="Swapnaneel Ghosh" w:date="2023-05-14T10:28:00Z">
              <w:tcPr>
                <w:tcW w:w="1814" w:type="dxa"/>
                <w:gridSpan w:val="2"/>
                <w:vAlign w:val="center"/>
              </w:tcPr>
            </w:tcPrChange>
          </w:tcPr>
          <w:p w14:paraId="18130414" w14:textId="6F556D56" w:rsidR="00310586" w:rsidRPr="007C3CA1" w:rsidRDefault="00A531C6" w:rsidP="00310586">
            <w:pPr>
              <w:jc w:val="center"/>
              <w:rPr>
                <w:ins w:id="256" w:author="Swapnaneel Ghosh" w:date="2023-05-14T10:18:00Z"/>
                <w:noProof/>
                <w:sz w:val="26"/>
                <w:szCs w:val="26"/>
                <w:lang w:val="en-GB"/>
                <w:rPrChange w:id="257" w:author="Swapnaneel Ghosh" w:date="2023-05-14T10:20:00Z">
                  <w:rPr>
                    <w:ins w:id="258" w:author="Swapnaneel Ghosh" w:date="2023-05-14T10:18:00Z"/>
                    <w:b/>
                    <w:bCs/>
                    <w:i/>
                    <w:iCs/>
                    <w:noProof/>
                    <w:color w:val="8EAADB" w:themeColor="accent1" w:themeTint="99"/>
                    <w:sz w:val="28"/>
                    <w:szCs w:val="28"/>
                    <w:lang w:val="en-GB"/>
                  </w:rPr>
                </w:rPrChange>
              </w:rPr>
            </w:pPr>
            <w:ins w:id="259" w:author="Swapnaneel Ghosh" w:date="2023-05-14T10:30:00Z">
              <w:r>
                <w:rPr>
                  <w:noProof/>
                  <w:sz w:val="26"/>
                  <w:szCs w:val="26"/>
                  <w:lang w:val="en-GB"/>
                </w:rPr>
                <w:t>8 of 39</w:t>
              </w:r>
            </w:ins>
          </w:p>
        </w:tc>
      </w:tr>
      <w:tr w:rsidR="00310586" w14:paraId="17D00991" w14:textId="77777777" w:rsidTr="00D0486F">
        <w:trPr>
          <w:trHeight w:val="887"/>
          <w:ins w:id="260" w:author="Swapnaneel Ghosh" w:date="2023-05-14T10:18:00Z"/>
        </w:trPr>
        <w:tc>
          <w:tcPr>
            <w:tcW w:w="472" w:type="pct"/>
            <w:vAlign w:val="center"/>
            <w:tcPrChange w:id="261" w:author="Swapnaneel Ghosh" w:date="2023-05-14T10:28:00Z">
              <w:tcPr>
                <w:tcW w:w="988" w:type="dxa"/>
                <w:gridSpan w:val="2"/>
                <w:vAlign w:val="center"/>
              </w:tcPr>
            </w:tcPrChange>
          </w:tcPr>
          <w:p w14:paraId="347272EF" w14:textId="2B74E732" w:rsidR="00310586" w:rsidRPr="007C3CA1" w:rsidRDefault="007C3CA1" w:rsidP="00310586">
            <w:pPr>
              <w:jc w:val="center"/>
              <w:rPr>
                <w:ins w:id="262" w:author="Swapnaneel Ghosh" w:date="2023-05-14T10:18:00Z"/>
                <w:noProof/>
                <w:sz w:val="26"/>
                <w:szCs w:val="26"/>
                <w:lang w:val="en-GB"/>
                <w:rPrChange w:id="263" w:author="Swapnaneel Ghosh" w:date="2023-05-14T10:20:00Z">
                  <w:rPr>
                    <w:ins w:id="264" w:author="Swapnaneel Ghosh" w:date="2023-05-14T10:18:00Z"/>
                    <w:b/>
                    <w:bCs/>
                    <w:i/>
                    <w:iCs/>
                    <w:noProof/>
                    <w:color w:val="8EAADB" w:themeColor="accent1" w:themeTint="99"/>
                    <w:sz w:val="28"/>
                    <w:szCs w:val="28"/>
                    <w:lang w:val="en-GB"/>
                  </w:rPr>
                </w:rPrChange>
              </w:rPr>
            </w:pPr>
            <w:ins w:id="265" w:author="Swapnaneel Ghosh" w:date="2023-05-14T10:20:00Z">
              <w:r w:rsidRPr="007C3CA1">
                <w:rPr>
                  <w:noProof/>
                  <w:sz w:val="26"/>
                  <w:szCs w:val="26"/>
                  <w:lang w:val="en-GB"/>
                  <w:rPrChange w:id="266" w:author="Swapnaneel Ghosh" w:date="2023-05-14T10:20:00Z">
                    <w:rPr>
                      <w:b/>
                      <w:bCs/>
                      <w:noProof/>
                      <w:sz w:val="26"/>
                      <w:szCs w:val="26"/>
                      <w:lang w:val="en-GB"/>
                    </w:rPr>
                  </w:rPrChange>
                </w:rPr>
                <w:t>07</w:t>
              </w:r>
            </w:ins>
          </w:p>
        </w:tc>
        <w:tc>
          <w:tcPr>
            <w:tcW w:w="3661" w:type="pct"/>
            <w:vAlign w:val="center"/>
            <w:tcPrChange w:id="267" w:author="Swapnaneel Ghosh" w:date="2023-05-14T10:28:00Z">
              <w:tcPr>
                <w:tcW w:w="7654" w:type="dxa"/>
                <w:vAlign w:val="center"/>
              </w:tcPr>
            </w:tcPrChange>
          </w:tcPr>
          <w:p w14:paraId="25B00621" w14:textId="1FF4C2D6" w:rsidR="00310586" w:rsidRPr="007C3CA1" w:rsidRDefault="007C2DB7" w:rsidP="00310586">
            <w:pPr>
              <w:jc w:val="center"/>
              <w:rPr>
                <w:ins w:id="268" w:author="Swapnaneel Ghosh" w:date="2023-05-14T10:18:00Z"/>
                <w:noProof/>
                <w:sz w:val="26"/>
                <w:szCs w:val="26"/>
                <w:lang w:val="en-GB"/>
                <w:rPrChange w:id="269" w:author="Swapnaneel Ghosh" w:date="2023-05-14T10:20:00Z">
                  <w:rPr>
                    <w:ins w:id="270" w:author="Swapnaneel Ghosh" w:date="2023-05-14T10:18:00Z"/>
                    <w:b/>
                    <w:bCs/>
                    <w:i/>
                    <w:iCs/>
                    <w:noProof/>
                    <w:color w:val="8EAADB" w:themeColor="accent1" w:themeTint="99"/>
                    <w:sz w:val="28"/>
                    <w:szCs w:val="28"/>
                    <w:lang w:val="en-GB"/>
                  </w:rPr>
                </w:rPrChange>
              </w:rPr>
            </w:pPr>
            <w:ins w:id="271" w:author="Swapnaneel Ghosh" w:date="2023-05-14T10:22:00Z">
              <w:r>
                <w:rPr>
                  <w:noProof/>
                  <w:sz w:val="26"/>
                  <w:szCs w:val="26"/>
                  <w:lang w:val="en-GB"/>
                </w:rPr>
                <w:t>RUNOFF</w:t>
              </w:r>
            </w:ins>
          </w:p>
        </w:tc>
        <w:tc>
          <w:tcPr>
            <w:tcW w:w="867" w:type="pct"/>
            <w:vAlign w:val="center"/>
            <w:tcPrChange w:id="272" w:author="Swapnaneel Ghosh" w:date="2023-05-14T10:28:00Z">
              <w:tcPr>
                <w:tcW w:w="1814" w:type="dxa"/>
                <w:gridSpan w:val="2"/>
                <w:vAlign w:val="center"/>
              </w:tcPr>
            </w:tcPrChange>
          </w:tcPr>
          <w:p w14:paraId="6CE7E884" w14:textId="151ED766" w:rsidR="00310586" w:rsidRPr="007C3CA1" w:rsidRDefault="00D15D38" w:rsidP="00310586">
            <w:pPr>
              <w:jc w:val="center"/>
              <w:rPr>
                <w:ins w:id="273" w:author="Swapnaneel Ghosh" w:date="2023-05-14T10:18:00Z"/>
                <w:noProof/>
                <w:sz w:val="26"/>
                <w:szCs w:val="26"/>
                <w:lang w:val="en-GB"/>
                <w:rPrChange w:id="274" w:author="Swapnaneel Ghosh" w:date="2023-05-14T10:20:00Z">
                  <w:rPr>
                    <w:ins w:id="275" w:author="Swapnaneel Ghosh" w:date="2023-05-14T10:18:00Z"/>
                    <w:b/>
                    <w:bCs/>
                    <w:i/>
                    <w:iCs/>
                    <w:noProof/>
                    <w:color w:val="8EAADB" w:themeColor="accent1" w:themeTint="99"/>
                    <w:sz w:val="28"/>
                    <w:szCs w:val="28"/>
                    <w:lang w:val="en-GB"/>
                  </w:rPr>
                </w:rPrChange>
              </w:rPr>
            </w:pPr>
            <w:ins w:id="276" w:author="Swapnaneel Ghosh" w:date="2023-05-14T10:32:00Z">
              <w:r>
                <w:rPr>
                  <w:noProof/>
                  <w:sz w:val="26"/>
                  <w:szCs w:val="26"/>
                  <w:lang w:val="en-GB"/>
                </w:rPr>
                <w:t>(9-27) of 39</w:t>
              </w:r>
            </w:ins>
          </w:p>
        </w:tc>
      </w:tr>
      <w:tr w:rsidR="00D0486F" w14:paraId="5CB3DF15" w14:textId="77777777" w:rsidTr="00D0486F">
        <w:trPr>
          <w:trHeight w:val="887"/>
          <w:ins w:id="277" w:author="Swapnaneel Ghosh" w:date="2023-05-14T10:18:00Z"/>
        </w:trPr>
        <w:tc>
          <w:tcPr>
            <w:tcW w:w="472" w:type="pct"/>
            <w:vAlign w:val="center"/>
          </w:tcPr>
          <w:p w14:paraId="230BABA9" w14:textId="20048290" w:rsidR="00310586" w:rsidRPr="007C3CA1" w:rsidRDefault="007C3CA1" w:rsidP="00310586">
            <w:pPr>
              <w:jc w:val="center"/>
              <w:rPr>
                <w:ins w:id="278" w:author="Swapnaneel Ghosh" w:date="2023-05-14T10:18:00Z"/>
                <w:noProof/>
                <w:sz w:val="26"/>
                <w:szCs w:val="26"/>
                <w:lang w:val="en-GB"/>
                <w:rPrChange w:id="279" w:author="Swapnaneel Ghosh" w:date="2023-05-14T10:20:00Z">
                  <w:rPr>
                    <w:ins w:id="280" w:author="Swapnaneel Ghosh" w:date="2023-05-14T10:18:00Z"/>
                    <w:b/>
                    <w:bCs/>
                    <w:i/>
                    <w:iCs/>
                    <w:noProof/>
                    <w:color w:val="8EAADB" w:themeColor="accent1" w:themeTint="99"/>
                    <w:sz w:val="28"/>
                    <w:szCs w:val="28"/>
                    <w:lang w:val="en-GB"/>
                  </w:rPr>
                </w:rPrChange>
              </w:rPr>
            </w:pPr>
            <w:ins w:id="281" w:author="Swapnaneel Ghosh" w:date="2023-05-14T10:20:00Z">
              <w:r w:rsidRPr="007C3CA1">
                <w:rPr>
                  <w:noProof/>
                  <w:sz w:val="26"/>
                  <w:szCs w:val="26"/>
                  <w:lang w:val="en-GB"/>
                  <w:rPrChange w:id="282" w:author="Swapnaneel Ghosh" w:date="2023-05-14T10:20:00Z">
                    <w:rPr>
                      <w:b/>
                      <w:bCs/>
                      <w:noProof/>
                      <w:sz w:val="26"/>
                      <w:szCs w:val="26"/>
                      <w:lang w:val="en-GB"/>
                    </w:rPr>
                  </w:rPrChange>
                </w:rPr>
                <w:t>08</w:t>
              </w:r>
            </w:ins>
          </w:p>
        </w:tc>
        <w:tc>
          <w:tcPr>
            <w:tcW w:w="3661" w:type="pct"/>
            <w:vAlign w:val="center"/>
          </w:tcPr>
          <w:p w14:paraId="11C53DC7" w14:textId="656A6201" w:rsidR="00310586" w:rsidRPr="007C3CA1" w:rsidRDefault="00EA48EE" w:rsidP="00310586">
            <w:pPr>
              <w:jc w:val="center"/>
              <w:rPr>
                <w:ins w:id="283" w:author="Swapnaneel Ghosh" w:date="2023-05-14T10:18:00Z"/>
                <w:noProof/>
                <w:sz w:val="26"/>
                <w:szCs w:val="26"/>
                <w:lang w:val="en-GB"/>
                <w:rPrChange w:id="284" w:author="Swapnaneel Ghosh" w:date="2023-05-14T10:20:00Z">
                  <w:rPr>
                    <w:ins w:id="285" w:author="Swapnaneel Ghosh" w:date="2023-05-14T10:18:00Z"/>
                    <w:b/>
                    <w:bCs/>
                    <w:i/>
                    <w:iCs/>
                    <w:noProof/>
                    <w:color w:val="8EAADB" w:themeColor="accent1" w:themeTint="99"/>
                    <w:sz w:val="28"/>
                    <w:szCs w:val="28"/>
                    <w:lang w:val="en-GB"/>
                  </w:rPr>
                </w:rPrChange>
              </w:rPr>
            </w:pPr>
            <w:ins w:id="286" w:author="Swapnaneel Ghosh" w:date="2023-05-14T10:24:00Z">
              <w:r>
                <w:rPr>
                  <w:noProof/>
                  <w:sz w:val="26"/>
                  <w:szCs w:val="26"/>
                  <w:lang w:val="en-GB"/>
                </w:rPr>
                <w:t>S - CURVE</w:t>
              </w:r>
            </w:ins>
          </w:p>
        </w:tc>
        <w:tc>
          <w:tcPr>
            <w:tcW w:w="867" w:type="pct"/>
            <w:vAlign w:val="center"/>
          </w:tcPr>
          <w:p w14:paraId="56DFA46D" w14:textId="52E57281" w:rsidR="00310586" w:rsidRPr="007C3CA1" w:rsidRDefault="008A38F6" w:rsidP="00310586">
            <w:pPr>
              <w:jc w:val="center"/>
              <w:rPr>
                <w:ins w:id="287" w:author="Swapnaneel Ghosh" w:date="2023-05-14T10:18:00Z"/>
                <w:noProof/>
                <w:sz w:val="26"/>
                <w:szCs w:val="26"/>
                <w:lang w:val="en-GB"/>
                <w:rPrChange w:id="288" w:author="Swapnaneel Ghosh" w:date="2023-05-14T10:20:00Z">
                  <w:rPr>
                    <w:ins w:id="289" w:author="Swapnaneel Ghosh" w:date="2023-05-14T10:18:00Z"/>
                    <w:b/>
                    <w:bCs/>
                    <w:i/>
                    <w:iCs/>
                    <w:noProof/>
                    <w:color w:val="8EAADB" w:themeColor="accent1" w:themeTint="99"/>
                    <w:sz w:val="28"/>
                    <w:szCs w:val="28"/>
                    <w:lang w:val="en-GB"/>
                  </w:rPr>
                </w:rPrChange>
              </w:rPr>
            </w:pPr>
            <w:ins w:id="290" w:author="Swapnaneel Ghosh" w:date="2023-05-14T10:33:00Z">
              <w:r>
                <w:rPr>
                  <w:noProof/>
                  <w:sz w:val="26"/>
                  <w:szCs w:val="26"/>
                  <w:lang w:val="en-GB"/>
                </w:rPr>
                <w:t>(27-30) of 39</w:t>
              </w:r>
            </w:ins>
          </w:p>
        </w:tc>
      </w:tr>
      <w:tr w:rsidR="00D0486F" w14:paraId="56951C09" w14:textId="77777777" w:rsidTr="00D0486F">
        <w:trPr>
          <w:trHeight w:val="946"/>
          <w:ins w:id="291" w:author="Swapnaneel Ghosh" w:date="2023-05-14T10:18:00Z"/>
        </w:trPr>
        <w:tc>
          <w:tcPr>
            <w:tcW w:w="472" w:type="pct"/>
            <w:vAlign w:val="center"/>
          </w:tcPr>
          <w:p w14:paraId="7B8221A3" w14:textId="283015B7" w:rsidR="00310586" w:rsidRPr="007C3CA1" w:rsidRDefault="007C3CA1" w:rsidP="00310586">
            <w:pPr>
              <w:jc w:val="center"/>
              <w:rPr>
                <w:ins w:id="292" w:author="Swapnaneel Ghosh" w:date="2023-05-14T10:18:00Z"/>
                <w:noProof/>
                <w:sz w:val="26"/>
                <w:szCs w:val="26"/>
                <w:lang w:val="en-GB"/>
                <w:rPrChange w:id="293" w:author="Swapnaneel Ghosh" w:date="2023-05-14T10:20:00Z">
                  <w:rPr>
                    <w:ins w:id="294" w:author="Swapnaneel Ghosh" w:date="2023-05-14T10:18:00Z"/>
                    <w:b/>
                    <w:bCs/>
                    <w:i/>
                    <w:iCs/>
                    <w:noProof/>
                    <w:color w:val="8EAADB" w:themeColor="accent1" w:themeTint="99"/>
                    <w:sz w:val="28"/>
                    <w:szCs w:val="28"/>
                    <w:lang w:val="en-GB"/>
                  </w:rPr>
                </w:rPrChange>
              </w:rPr>
            </w:pPr>
            <w:ins w:id="295" w:author="Swapnaneel Ghosh" w:date="2023-05-14T10:20:00Z">
              <w:r w:rsidRPr="007C3CA1">
                <w:rPr>
                  <w:noProof/>
                  <w:sz w:val="26"/>
                  <w:szCs w:val="26"/>
                  <w:lang w:val="en-GB"/>
                  <w:rPrChange w:id="296" w:author="Swapnaneel Ghosh" w:date="2023-05-14T10:20:00Z">
                    <w:rPr>
                      <w:b/>
                      <w:bCs/>
                      <w:noProof/>
                      <w:sz w:val="26"/>
                      <w:szCs w:val="26"/>
                      <w:lang w:val="en-GB"/>
                    </w:rPr>
                  </w:rPrChange>
                </w:rPr>
                <w:t>09</w:t>
              </w:r>
            </w:ins>
          </w:p>
        </w:tc>
        <w:tc>
          <w:tcPr>
            <w:tcW w:w="3661" w:type="pct"/>
            <w:vAlign w:val="center"/>
          </w:tcPr>
          <w:p w14:paraId="4A515177" w14:textId="6E9DEBBC" w:rsidR="00310586" w:rsidRPr="007C3CA1" w:rsidRDefault="00DD3AD9" w:rsidP="00310586">
            <w:pPr>
              <w:jc w:val="center"/>
              <w:rPr>
                <w:ins w:id="297" w:author="Swapnaneel Ghosh" w:date="2023-05-14T10:18:00Z"/>
                <w:noProof/>
                <w:sz w:val="26"/>
                <w:szCs w:val="26"/>
                <w:lang w:val="en-GB"/>
                <w:rPrChange w:id="298" w:author="Swapnaneel Ghosh" w:date="2023-05-14T10:20:00Z">
                  <w:rPr>
                    <w:ins w:id="299" w:author="Swapnaneel Ghosh" w:date="2023-05-14T10:18:00Z"/>
                    <w:b/>
                    <w:bCs/>
                    <w:i/>
                    <w:iCs/>
                    <w:noProof/>
                    <w:color w:val="8EAADB" w:themeColor="accent1" w:themeTint="99"/>
                    <w:sz w:val="28"/>
                    <w:szCs w:val="28"/>
                    <w:lang w:val="en-GB"/>
                  </w:rPr>
                </w:rPrChange>
              </w:rPr>
            </w:pPr>
            <w:ins w:id="300" w:author="Swapnaneel Ghosh" w:date="2023-05-14T10:25:00Z">
              <w:r>
                <w:rPr>
                  <w:noProof/>
                  <w:sz w:val="26"/>
                  <w:szCs w:val="26"/>
                  <w:lang w:val="en-GB"/>
                </w:rPr>
                <w:t>SYNTHETIC UNIT HYDROGRAPH</w:t>
              </w:r>
            </w:ins>
          </w:p>
        </w:tc>
        <w:tc>
          <w:tcPr>
            <w:tcW w:w="867" w:type="pct"/>
            <w:vAlign w:val="center"/>
          </w:tcPr>
          <w:p w14:paraId="2CAF27C3" w14:textId="4E0D0082" w:rsidR="00310586" w:rsidRPr="007C3CA1" w:rsidRDefault="00E30C11" w:rsidP="00310586">
            <w:pPr>
              <w:jc w:val="center"/>
              <w:rPr>
                <w:ins w:id="301" w:author="Swapnaneel Ghosh" w:date="2023-05-14T10:18:00Z"/>
                <w:noProof/>
                <w:sz w:val="26"/>
                <w:szCs w:val="26"/>
                <w:lang w:val="en-GB"/>
                <w:rPrChange w:id="302" w:author="Swapnaneel Ghosh" w:date="2023-05-14T10:20:00Z">
                  <w:rPr>
                    <w:ins w:id="303" w:author="Swapnaneel Ghosh" w:date="2023-05-14T10:18:00Z"/>
                    <w:b/>
                    <w:bCs/>
                    <w:i/>
                    <w:iCs/>
                    <w:noProof/>
                    <w:color w:val="8EAADB" w:themeColor="accent1" w:themeTint="99"/>
                    <w:sz w:val="28"/>
                    <w:szCs w:val="28"/>
                    <w:lang w:val="en-GB"/>
                  </w:rPr>
                </w:rPrChange>
              </w:rPr>
            </w:pPr>
            <w:ins w:id="304" w:author="Swapnaneel Ghosh" w:date="2023-05-14T10:33:00Z">
              <w:r>
                <w:rPr>
                  <w:noProof/>
                  <w:sz w:val="26"/>
                  <w:szCs w:val="26"/>
                  <w:lang w:val="en-GB"/>
                </w:rPr>
                <w:t>(30-35) of 39</w:t>
              </w:r>
            </w:ins>
          </w:p>
        </w:tc>
      </w:tr>
      <w:tr w:rsidR="00D0486F" w14:paraId="18A2EF14" w14:textId="77777777" w:rsidTr="00D0486F">
        <w:trPr>
          <w:trHeight w:val="887"/>
          <w:ins w:id="305" w:author="Swapnaneel Ghosh" w:date="2023-05-14T10:18:00Z"/>
        </w:trPr>
        <w:tc>
          <w:tcPr>
            <w:tcW w:w="472" w:type="pct"/>
            <w:vAlign w:val="center"/>
          </w:tcPr>
          <w:p w14:paraId="316167F4" w14:textId="13BE9424" w:rsidR="00310586" w:rsidRPr="007C3CA1" w:rsidRDefault="007C3CA1" w:rsidP="00310586">
            <w:pPr>
              <w:jc w:val="center"/>
              <w:rPr>
                <w:ins w:id="306" w:author="Swapnaneel Ghosh" w:date="2023-05-14T10:18:00Z"/>
                <w:noProof/>
                <w:sz w:val="26"/>
                <w:szCs w:val="26"/>
                <w:lang w:val="en-GB"/>
                <w:rPrChange w:id="307" w:author="Swapnaneel Ghosh" w:date="2023-05-14T10:20:00Z">
                  <w:rPr>
                    <w:ins w:id="308" w:author="Swapnaneel Ghosh" w:date="2023-05-14T10:18:00Z"/>
                    <w:b/>
                    <w:bCs/>
                    <w:i/>
                    <w:iCs/>
                    <w:noProof/>
                    <w:color w:val="8EAADB" w:themeColor="accent1" w:themeTint="99"/>
                    <w:sz w:val="28"/>
                    <w:szCs w:val="28"/>
                    <w:lang w:val="en-GB"/>
                  </w:rPr>
                </w:rPrChange>
              </w:rPr>
            </w:pPr>
            <w:ins w:id="309" w:author="Swapnaneel Ghosh" w:date="2023-05-14T10:20:00Z">
              <w:r w:rsidRPr="007C3CA1">
                <w:rPr>
                  <w:noProof/>
                  <w:sz w:val="26"/>
                  <w:szCs w:val="26"/>
                  <w:lang w:val="en-GB"/>
                  <w:rPrChange w:id="310" w:author="Swapnaneel Ghosh" w:date="2023-05-14T10:20:00Z">
                    <w:rPr>
                      <w:b/>
                      <w:bCs/>
                      <w:noProof/>
                      <w:sz w:val="26"/>
                      <w:szCs w:val="26"/>
                      <w:lang w:val="en-GB"/>
                    </w:rPr>
                  </w:rPrChange>
                </w:rPr>
                <w:t>10</w:t>
              </w:r>
            </w:ins>
          </w:p>
        </w:tc>
        <w:tc>
          <w:tcPr>
            <w:tcW w:w="3661" w:type="pct"/>
            <w:vAlign w:val="center"/>
          </w:tcPr>
          <w:p w14:paraId="00DDB796" w14:textId="589268FD" w:rsidR="00310586" w:rsidRPr="007C3CA1" w:rsidRDefault="00C75CFB" w:rsidP="00310586">
            <w:pPr>
              <w:jc w:val="center"/>
              <w:rPr>
                <w:ins w:id="311" w:author="Swapnaneel Ghosh" w:date="2023-05-14T10:18:00Z"/>
                <w:noProof/>
                <w:sz w:val="26"/>
                <w:szCs w:val="26"/>
                <w:lang w:val="en-GB"/>
                <w:rPrChange w:id="312" w:author="Swapnaneel Ghosh" w:date="2023-05-14T10:20:00Z">
                  <w:rPr>
                    <w:ins w:id="313" w:author="Swapnaneel Ghosh" w:date="2023-05-14T10:18:00Z"/>
                    <w:b/>
                    <w:bCs/>
                    <w:i/>
                    <w:iCs/>
                    <w:noProof/>
                    <w:color w:val="8EAADB" w:themeColor="accent1" w:themeTint="99"/>
                    <w:sz w:val="28"/>
                    <w:szCs w:val="28"/>
                    <w:lang w:val="en-GB"/>
                  </w:rPr>
                </w:rPrChange>
              </w:rPr>
            </w:pPr>
            <w:ins w:id="314" w:author="Swapnaneel Ghosh" w:date="2023-05-14T10:25:00Z">
              <w:r>
                <w:rPr>
                  <w:noProof/>
                  <w:sz w:val="26"/>
                  <w:szCs w:val="26"/>
                  <w:lang w:val="en-GB"/>
                </w:rPr>
                <w:t>CONCLUSION AND FUTURE SCOPE</w:t>
              </w:r>
            </w:ins>
          </w:p>
        </w:tc>
        <w:tc>
          <w:tcPr>
            <w:tcW w:w="867" w:type="pct"/>
            <w:vAlign w:val="center"/>
          </w:tcPr>
          <w:p w14:paraId="54D8B4F5" w14:textId="03FA51BD" w:rsidR="00310586" w:rsidRPr="007C3CA1" w:rsidRDefault="007A59AB" w:rsidP="00310586">
            <w:pPr>
              <w:jc w:val="center"/>
              <w:rPr>
                <w:ins w:id="315" w:author="Swapnaneel Ghosh" w:date="2023-05-14T10:18:00Z"/>
                <w:noProof/>
                <w:sz w:val="26"/>
                <w:szCs w:val="26"/>
                <w:lang w:val="en-GB"/>
                <w:rPrChange w:id="316" w:author="Swapnaneel Ghosh" w:date="2023-05-14T10:20:00Z">
                  <w:rPr>
                    <w:ins w:id="317" w:author="Swapnaneel Ghosh" w:date="2023-05-14T10:18:00Z"/>
                    <w:b/>
                    <w:bCs/>
                    <w:i/>
                    <w:iCs/>
                    <w:noProof/>
                    <w:color w:val="8EAADB" w:themeColor="accent1" w:themeTint="99"/>
                    <w:sz w:val="28"/>
                    <w:szCs w:val="28"/>
                    <w:lang w:val="en-GB"/>
                  </w:rPr>
                </w:rPrChange>
              </w:rPr>
            </w:pPr>
            <w:ins w:id="318" w:author="Swapnaneel Ghosh" w:date="2023-05-14T10:34:00Z">
              <w:r>
                <w:rPr>
                  <w:noProof/>
                  <w:sz w:val="26"/>
                  <w:szCs w:val="26"/>
                  <w:lang w:val="en-GB"/>
                </w:rPr>
                <w:t>36 of 39</w:t>
              </w:r>
            </w:ins>
          </w:p>
        </w:tc>
      </w:tr>
      <w:tr w:rsidR="00D0486F" w14:paraId="0F1C42A8" w14:textId="77777777" w:rsidTr="00D0486F">
        <w:trPr>
          <w:trHeight w:val="946"/>
          <w:ins w:id="319" w:author="Swapnaneel Ghosh" w:date="2023-05-14T10:18:00Z"/>
        </w:trPr>
        <w:tc>
          <w:tcPr>
            <w:tcW w:w="472" w:type="pct"/>
            <w:vAlign w:val="center"/>
          </w:tcPr>
          <w:p w14:paraId="3DBA8990" w14:textId="5F276F60" w:rsidR="00310586" w:rsidRPr="007C3CA1" w:rsidRDefault="007C3CA1" w:rsidP="00310586">
            <w:pPr>
              <w:jc w:val="center"/>
              <w:rPr>
                <w:ins w:id="320" w:author="Swapnaneel Ghosh" w:date="2023-05-14T10:18:00Z"/>
                <w:noProof/>
                <w:sz w:val="26"/>
                <w:szCs w:val="26"/>
                <w:lang w:val="en-GB"/>
                <w:rPrChange w:id="321" w:author="Swapnaneel Ghosh" w:date="2023-05-14T10:20:00Z">
                  <w:rPr>
                    <w:ins w:id="322" w:author="Swapnaneel Ghosh" w:date="2023-05-14T10:18:00Z"/>
                    <w:b/>
                    <w:bCs/>
                    <w:i/>
                    <w:iCs/>
                    <w:noProof/>
                    <w:color w:val="8EAADB" w:themeColor="accent1" w:themeTint="99"/>
                    <w:sz w:val="28"/>
                    <w:szCs w:val="28"/>
                    <w:lang w:val="en-GB"/>
                  </w:rPr>
                </w:rPrChange>
              </w:rPr>
            </w:pPr>
            <w:ins w:id="323" w:author="Swapnaneel Ghosh" w:date="2023-05-14T10:20:00Z">
              <w:r w:rsidRPr="007C3CA1">
                <w:rPr>
                  <w:noProof/>
                  <w:sz w:val="26"/>
                  <w:szCs w:val="26"/>
                  <w:lang w:val="en-GB"/>
                  <w:rPrChange w:id="324" w:author="Swapnaneel Ghosh" w:date="2023-05-14T10:20:00Z">
                    <w:rPr>
                      <w:b/>
                      <w:bCs/>
                      <w:noProof/>
                      <w:sz w:val="26"/>
                      <w:szCs w:val="26"/>
                      <w:lang w:val="en-GB"/>
                    </w:rPr>
                  </w:rPrChange>
                </w:rPr>
                <w:t>11</w:t>
              </w:r>
            </w:ins>
          </w:p>
        </w:tc>
        <w:tc>
          <w:tcPr>
            <w:tcW w:w="3661" w:type="pct"/>
            <w:vAlign w:val="center"/>
          </w:tcPr>
          <w:p w14:paraId="383C351A" w14:textId="56BE28CA" w:rsidR="00310586" w:rsidRPr="007C3CA1" w:rsidRDefault="0059743A" w:rsidP="00310586">
            <w:pPr>
              <w:jc w:val="center"/>
              <w:rPr>
                <w:ins w:id="325" w:author="Swapnaneel Ghosh" w:date="2023-05-14T10:18:00Z"/>
                <w:noProof/>
                <w:sz w:val="26"/>
                <w:szCs w:val="26"/>
                <w:lang w:val="en-GB"/>
                <w:rPrChange w:id="326" w:author="Swapnaneel Ghosh" w:date="2023-05-14T10:20:00Z">
                  <w:rPr>
                    <w:ins w:id="327" w:author="Swapnaneel Ghosh" w:date="2023-05-14T10:18:00Z"/>
                    <w:b/>
                    <w:bCs/>
                    <w:i/>
                    <w:iCs/>
                    <w:noProof/>
                    <w:color w:val="8EAADB" w:themeColor="accent1" w:themeTint="99"/>
                    <w:sz w:val="28"/>
                    <w:szCs w:val="28"/>
                    <w:lang w:val="en-GB"/>
                  </w:rPr>
                </w:rPrChange>
              </w:rPr>
            </w:pPr>
            <w:ins w:id="328" w:author="Swapnaneel Ghosh" w:date="2023-05-14T10:27:00Z">
              <w:r>
                <w:rPr>
                  <w:noProof/>
                  <w:sz w:val="26"/>
                  <w:szCs w:val="26"/>
                  <w:lang w:val="en-GB"/>
                </w:rPr>
                <w:t>DEFINITIONS</w:t>
              </w:r>
            </w:ins>
          </w:p>
        </w:tc>
        <w:tc>
          <w:tcPr>
            <w:tcW w:w="867" w:type="pct"/>
            <w:vAlign w:val="center"/>
          </w:tcPr>
          <w:p w14:paraId="78CDED79" w14:textId="355162AC" w:rsidR="00310586" w:rsidRPr="007C3CA1" w:rsidRDefault="000E286E" w:rsidP="00310586">
            <w:pPr>
              <w:jc w:val="center"/>
              <w:rPr>
                <w:ins w:id="329" w:author="Swapnaneel Ghosh" w:date="2023-05-14T10:18:00Z"/>
                <w:noProof/>
                <w:sz w:val="26"/>
                <w:szCs w:val="26"/>
                <w:lang w:val="en-GB"/>
                <w:rPrChange w:id="330" w:author="Swapnaneel Ghosh" w:date="2023-05-14T10:20:00Z">
                  <w:rPr>
                    <w:ins w:id="331" w:author="Swapnaneel Ghosh" w:date="2023-05-14T10:18:00Z"/>
                    <w:b/>
                    <w:bCs/>
                    <w:i/>
                    <w:iCs/>
                    <w:noProof/>
                    <w:color w:val="8EAADB" w:themeColor="accent1" w:themeTint="99"/>
                    <w:sz w:val="28"/>
                    <w:szCs w:val="28"/>
                    <w:lang w:val="en-GB"/>
                  </w:rPr>
                </w:rPrChange>
              </w:rPr>
            </w:pPr>
            <w:ins w:id="332" w:author="Swapnaneel Ghosh" w:date="2023-05-14T10:34:00Z">
              <w:r>
                <w:rPr>
                  <w:noProof/>
                  <w:sz w:val="26"/>
                  <w:szCs w:val="26"/>
                  <w:lang w:val="en-GB"/>
                </w:rPr>
                <w:t>(37-38) of 39</w:t>
              </w:r>
            </w:ins>
          </w:p>
        </w:tc>
      </w:tr>
      <w:tr w:rsidR="00D0486F" w14:paraId="3DEE8B46" w14:textId="77777777" w:rsidTr="00D0486F">
        <w:trPr>
          <w:trHeight w:val="827"/>
          <w:ins w:id="333" w:author="Swapnaneel Ghosh" w:date="2023-05-14T10:18:00Z"/>
        </w:trPr>
        <w:tc>
          <w:tcPr>
            <w:tcW w:w="472" w:type="pct"/>
            <w:vAlign w:val="center"/>
          </w:tcPr>
          <w:p w14:paraId="4A35D8B5" w14:textId="43F5047F" w:rsidR="00310586" w:rsidRPr="007C3CA1" w:rsidRDefault="00AD3768" w:rsidP="00310586">
            <w:pPr>
              <w:jc w:val="center"/>
              <w:rPr>
                <w:ins w:id="334" w:author="Swapnaneel Ghosh" w:date="2023-05-14T10:18:00Z"/>
                <w:noProof/>
                <w:sz w:val="26"/>
                <w:szCs w:val="26"/>
                <w:lang w:val="en-GB"/>
                <w:rPrChange w:id="335" w:author="Swapnaneel Ghosh" w:date="2023-05-14T10:20:00Z">
                  <w:rPr>
                    <w:ins w:id="336" w:author="Swapnaneel Ghosh" w:date="2023-05-14T10:18:00Z"/>
                    <w:b/>
                    <w:bCs/>
                    <w:i/>
                    <w:iCs/>
                    <w:noProof/>
                    <w:color w:val="8EAADB" w:themeColor="accent1" w:themeTint="99"/>
                    <w:sz w:val="28"/>
                    <w:szCs w:val="28"/>
                    <w:lang w:val="en-GB"/>
                  </w:rPr>
                </w:rPrChange>
              </w:rPr>
            </w:pPr>
            <w:ins w:id="337" w:author="Swapnaneel Ghosh" w:date="2023-05-14T10:27:00Z">
              <w:r>
                <w:rPr>
                  <w:noProof/>
                  <w:sz w:val="26"/>
                  <w:szCs w:val="26"/>
                  <w:lang w:val="en-GB"/>
                </w:rPr>
                <w:t>12</w:t>
              </w:r>
            </w:ins>
          </w:p>
        </w:tc>
        <w:tc>
          <w:tcPr>
            <w:tcW w:w="3661" w:type="pct"/>
            <w:vAlign w:val="center"/>
          </w:tcPr>
          <w:p w14:paraId="0EC78201" w14:textId="7A89105D" w:rsidR="00310586" w:rsidRPr="007C3CA1" w:rsidRDefault="0059743A" w:rsidP="00310586">
            <w:pPr>
              <w:jc w:val="center"/>
              <w:rPr>
                <w:ins w:id="338" w:author="Swapnaneel Ghosh" w:date="2023-05-14T10:18:00Z"/>
                <w:noProof/>
                <w:sz w:val="26"/>
                <w:szCs w:val="26"/>
                <w:lang w:val="en-GB"/>
                <w:rPrChange w:id="339" w:author="Swapnaneel Ghosh" w:date="2023-05-14T10:20:00Z">
                  <w:rPr>
                    <w:ins w:id="340" w:author="Swapnaneel Ghosh" w:date="2023-05-14T10:18:00Z"/>
                    <w:b/>
                    <w:bCs/>
                    <w:i/>
                    <w:iCs/>
                    <w:noProof/>
                    <w:color w:val="8EAADB" w:themeColor="accent1" w:themeTint="99"/>
                    <w:sz w:val="28"/>
                    <w:szCs w:val="28"/>
                    <w:lang w:val="en-GB"/>
                  </w:rPr>
                </w:rPrChange>
              </w:rPr>
            </w:pPr>
            <w:ins w:id="341" w:author="Swapnaneel Ghosh" w:date="2023-05-14T10:27:00Z">
              <w:r>
                <w:rPr>
                  <w:noProof/>
                  <w:sz w:val="26"/>
                  <w:szCs w:val="26"/>
                  <w:lang w:val="en-GB"/>
                </w:rPr>
                <w:t>REFERENECE</w:t>
              </w:r>
            </w:ins>
          </w:p>
        </w:tc>
        <w:tc>
          <w:tcPr>
            <w:tcW w:w="867" w:type="pct"/>
            <w:vAlign w:val="center"/>
          </w:tcPr>
          <w:p w14:paraId="16D32992" w14:textId="0C9DBEA3" w:rsidR="00310586" w:rsidRPr="007C3CA1" w:rsidRDefault="009D3F4F" w:rsidP="00310586">
            <w:pPr>
              <w:jc w:val="center"/>
              <w:rPr>
                <w:ins w:id="342" w:author="Swapnaneel Ghosh" w:date="2023-05-14T10:18:00Z"/>
                <w:noProof/>
                <w:sz w:val="26"/>
                <w:szCs w:val="26"/>
                <w:lang w:val="en-GB"/>
                <w:rPrChange w:id="343" w:author="Swapnaneel Ghosh" w:date="2023-05-14T10:20:00Z">
                  <w:rPr>
                    <w:ins w:id="344" w:author="Swapnaneel Ghosh" w:date="2023-05-14T10:18:00Z"/>
                    <w:b/>
                    <w:bCs/>
                    <w:i/>
                    <w:iCs/>
                    <w:noProof/>
                    <w:color w:val="8EAADB" w:themeColor="accent1" w:themeTint="99"/>
                    <w:sz w:val="28"/>
                    <w:szCs w:val="28"/>
                    <w:lang w:val="en-GB"/>
                  </w:rPr>
                </w:rPrChange>
              </w:rPr>
            </w:pPr>
            <w:ins w:id="345" w:author="Swapnaneel Ghosh" w:date="2023-05-14T10:34:00Z">
              <w:r>
                <w:rPr>
                  <w:noProof/>
                  <w:sz w:val="26"/>
                  <w:szCs w:val="26"/>
                  <w:lang w:val="en-GB"/>
                </w:rPr>
                <w:t>39 of 39</w:t>
              </w:r>
            </w:ins>
          </w:p>
        </w:tc>
      </w:tr>
    </w:tbl>
    <w:p w14:paraId="267257AE" w14:textId="10BCA109" w:rsidR="007F2D2F" w:rsidDel="00A53BBD" w:rsidRDefault="007F2D2F" w:rsidP="007F2D2F">
      <w:pPr>
        <w:rPr>
          <w:del w:id="346" w:author="Swapnaneel Ghosh" w:date="2023-05-14T10:28:00Z"/>
          <w:b/>
          <w:bCs/>
          <w:i/>
          <w:iCs/>
          <w:noProof/>
          <w:color w:val="8EAADB" w:themeColor="accent1" w:themeTint="99"/>
          <w:sz w:val="28"/>
          <w:szCs w:val="28"/>
          <w:lang w:val="en-GB"/>
        </w:rPr>
      </w:pPr>
    </w:p>
    <w:p w14:paraId="3F824D81" w14:textId="3BBB443A" w:rsidR="007F2D2F" w:rsidRPr="0036733E" w:rsidDel="00A53BBD" w:rsidRDefault="007F2D2F" w:rsidP="007F2D2F">
      <w:pPr>
        <w:rPr>
          <w:del w:id="347" w:author="Swapnaneel Ghosh" w:date="2023-05-14T10:28:00Z"/>
          <w:b/>
          <w:bCs/>
          <w:i/>
          <w:iCs/>
          <w:color w:val="8EAADB" w:themeColor="accent1" w:themeTint="99"/>
          <w:sz w:val="36"/>
          <w:szCs w:val="36"/>
          <w:lang w:val="en-GB"/>
        </w:rPr>
      </w:pPr>
    </w:p>
    <w:p w14:paraId="6D91BFCA" w14:textId="6488B106" w:rsidR="00C86677" w:rsidDel="00A53BBD" w:rsidRDefault="00C86677" w:rsidP="00C86677">
      <w:pPr>
        <w:spacing w:line="276" w:lineRule="auto"/>
        <w:rPr>
          <w:del w:id="348" w:author="Swapnaneel Ghosh" w:date="2023-05-14T10:28:00Z"/>
          <w:color w:val="8EAADB" w:themeColor="accent1" w:themeTint="99"/>
          <w:sz w:val="26"/>
          <w:szCs w:val="26"/>
          <w:lang w:val="en-GB"/>
        </w:rPr>
      </w:pPr>
    </w:p>
    <w:p w14:paraId="0B7795C8" w14:textId="549DF0A5" w:rsidR="00C86677" w:rsidRPr="00C477B8" w:rsidDel="00A53BBD" w:rsidRDefault="00C86677" w:rsidP="007F2D2F">
      <w:pPr>
        <w:spacing w:line="360" w:lineRule="auto"/>
        <w:ind w:firstLine="720"/>
        <w:rPr>
          <w:del w:id="349" w:author="Swapnaneel Ghosh" w:date="2023-05-14T10:28:00Z"/>
          <w:sz w:val="26"/>
          <w:szCs w:val="26"/>
          <w:lang w:val="en-GB"/>
        </w:rPr>
      </w:pPr>
      <w:del w:id="350" w:author="Swapnaneel Ghosh" w:date="2023-05-14T10:28:00Z">
        <w:r w:rsidDel="00A53BBD">
          <w:rPr>
            <w:sz w:val="26"/>
            <w:szCs w:val="26"/>
            <w:lang w:val="en-GB"/>
          </w:rPr>
          <w:delText xml:space="preserve">          </w:delText>
        </w:r>
      </w:del>
    </w:p>
    <w:p w14:paraId="7893F082" w14:textId="79AD42F2" w:rsidR="00C86677" w:rsidDel="00A53BBD" w:rsidRDefault="00C86677" w:rsidP="00A53BBD">
      <w:pPr>
        <w:spacing w:line="360" w:lineRule="auto"/>
        <w:ind w:firstLine="720"/>
        <w:rPr>
          <w:del w:id="351" w:author="Swapnaneel Ghosh" w:date="2023-05-14T10:28:00Z"/>
          <w:sz w:val="26"/>
          <w:szCs w:val="26"/>
          <w:lang w:val="en-GB"/>
        </w:rPr>
        <w:pPrChange w:id="352" w:author="Swapnaneel Ghosh" w:date="2023-05-14T10:28:00Z">
          <w:pPr>
            <w:spacing w:line="480" w:lineRule="auto"/>
            <w:jc w:val="both"/>
          </w:pPr>
        </w:pPrChange>
      </w:pPr>
    </w:p>
    <w:p w14:paraId="45C4CF55" w14:textId="03C0FD95" w:rsidR="00D812D1" w:rsidDel="00A53BBD" w:rsidRDefault="00D812D1" w:rsidP="00ED5145">
      <w:pPr>
        <w:spacing w:line="480" w:lineRule="auto"/>
        <w:jc w:val="both"/>
        <w:rPr>
          <w:del w:id="353" w:author="Swapnaneel Ghosh" w:date="2023-05-14T10:28:00Z"/>
          <w:sz w:val="26"/>
          <w:szCs w:val="26"/>
          <w:lang w:val="en-GB"/>
        </w:rPr>
      </w:pPr>
    </w:p>
    <w:p w14:paraId="439E9A33" w14:textId="27FBD91A" w:rsidR="00D812D1" w:rsidDel="00A53BBD" w:rsidRDefault="00D812D1" w:rsidP="00ED5145">
      <w:pPr>
        <w:spacing w:line="480" w:lineRule="auto"/>
        <w:jc w:val="both"/>
        <w:rPr>
          <w:del w:id="354" w:author="Swapnaneel Ghosh" w:date="2023-05-14T10:28:00Z"/>
          <w:sz w:val="26"/>
          <w:szCs w:val="26"/>
          <w:lang w:val="en-GB"/>
        </w:rPr>
      </w:pPr>
    </w:p>
    <w:p w14:paraId="1096820A" w14:textId="48CB7367" w:rsidR="00D812D1" w:rsidDel="00A53BBD" w:rsidRDefault="00D812D1" w:rsidP="00ED5145">
      <w:pPr>
        <w:spacing w:line="480" w:lineRule="auto"/>
        <w:jc w:val="both"/>
        <w:rPr>
          <w:del w:id="355" w:author="Swapnaneel Ghosh" w:date="2023-05-14T10:28:00Z"/>
          <w:sz w:val="26"/>
          <w:szCs w:val="26"/>
          <w:lang w:val="en-GB"/>
        </w:rPr>
      </w:pPr>
    </w:p>
    <w:p w14:paraId="2FAC1D6B" w14:textId="0EADEB62" w:rsidR="00D812D1" w:rsidDel="00A53BBD" w:rsidRDefault="00D812D1" w:rsidP="00ED5145">
      <w:pPr>
        <w:spacing w:line="480" w:lineRule="auto"/>
        <w:jc w:val="both"/>
        <w:rPr>
          <w:del w:id="356" w:author="Swapnaneel Ghosh" w:date="2023-05-14T10:28:00Z"/>
          <w:sz w:val="26"/>
          <w:szCs w:val="26"/>
          <w:lang w:val="en-GB"/>
        </w:rPr>
      </w:pPr>
    </w:p>
    <w:p w14:paraId="60173E4A" w14:textId="3000AF65" w:rsidR="00D812D1" w:rsidDel="00A53BBD" w:rsidRDefault="00D812D1" w:rsidP="00ED5145">
      <w:pPr>
        <w:spacing w:line="480" w:lineRule="auto"/>
        <w:jc w:val="both"/>
        <w:rPr>
          <w:del w:id="357" w:author="Swapnaneel Ghosh" w:date="2023-05-14T10:28:00Z"/>
          <w:sz w:val="26"/>
          <w:szCs w:val="26"/>
          <w:lang w:val="en-GB"/>
        </w:rPr>
      </w:pPr>
    </w:p>
    <w:p w14:paraId="5EC25A65" w14:textId="44E05446" w:rsidR="00D812D1" w:rsidDel="00A53BBD" w:rsidRDefault="00D812D1" w:rsidP="00ED5145">
      <w:pPr>
        <w:spacing w:line="480" w:lineRule="auto"/>
        <w:jc w:val="both"/>
        <w:rPr>
          <w:del w:id="358" w:author="Swapnaneel Ghosh" w:date="2023-05-14T10:28:00Z"/>
          <w:sz w:val="26"/>
          <w:szCs w:val="26"/>
          <w:lang w:val="en-GB"/>
        </w:rPr>
      </w:pPr>
    </w:p>
    <w:p w14:paraId="2484EBAB" w14:textId="465E2D12" w:rsidR="00D812D1" w:rsidDel="00A53BBD" w:rsidRDefault="00D812D1" w:rsidP="00ED5145">
      <w:pPr>
        <w:spacing w:line="480" w:lineRule="auto"/>
        <w:jc w:val="both"/>
        <w:rPr>
          <w:del w:id="359" w:author="Swapnaneel Ghosh" w:date="2023-05-14T10:28:00Z"/>
          <w:sz w:val="26"/>
          <w:szCs w:val="26"/>
          <w:lang w:val="en-GB"/>
        </w:rPr>
      </w:pPr>
    </w:p>
    <w:p w14:paraId="4C06A033" w14:textId="474CEBD3" w:rsidR="00D812D1" w:rsidDel="00A53BBD" w:rsidRDefault="00D812D1" w:rsidP="00ED5145">
      <w:pPr>
        <w:spacing w:line="480" w:lineRule="auto"/>
        <w:jc w:val="both"/>
        <w:rPr>
          <w:del w:id="360" w:author="Swapnaneel Ghosh" w:date="2023-05-14T10:28:00Z"/>
          <w:sz w:val="26"/>
          <w:szCs w:val="26"/>
          <w:lang w:val="en-GB"/>
        </w:rPr>
      </w:pPr>
    </w:p>
    <w:p w14:paraId="74462EC7" w14:textId="09A480FB" w:rsidR="00D812D1" w:rsidDel="00F52FA5" w:rsidRDefault="00D812D1" w:rsidP="00ED5145">
      <w:pPr>
        <w:spacing w:line="480" w:lineRule="auto"/>
        <w:jc w:val="both"/>
        <w:rPr>
          <w:del w:id="361" w:author="Swapnaneel Ghosh" w:date="2023-05-14T10:10:00Z"/>
          <w:sz w:val="26"/>
          <w:szCs w:val="26"/>
          <w:lang w:val="en-GB"/>
        </w:rPr>
      </w:pPr>
    </w:p>
    <w:p w14:paraId="097F8228" w14:textId="4A95FACA" w:rsidR="009705E8" w:rsidDel="00A53BBD" w:rsidRDefault="009705E8" w:rsidP="00F035C4">
      <w:pPr>
        <w:spacing w:line="480" w:lineRule="auto"/>
        <w:jc w:val="center"/>
        <w:rPr>
          <w:del w:id="362" w:author="Swapnaneel Ghosh" w:date="2023-05-14T10:28:00Z"/>
          <w:b/>
          <w:bCs/>
          <w:sz w:val="26"/>
          <w:szCs w:val="26"/>
          <w:u w:val="single"/>
          <w:lang w:val="en-GB"/>
        </w:rPr>
      </w:pPr>
    </w:p>
    <w:p w14:paraId="46939D5F" w14:textId="77777777" w:rsidR="00A53BBD" w:rsidRDefault="00A53BBD" w:rsidP="00F035C4">
      <w:pPr>
        <w:spacing w:line="480" w:lineRule="auto"/>
        <w:jc w:val="center"/>
        <w:rPr>
          <w:ins w:id="363" w:author="Swapnaneel Ghosh" w:date="2023-05-14T10:28:00Z"/>
          <w:b/>
          <w:bCs/>
          <w:sz w:val="26"/>
          <w:szCs w:val="26"/>
          <w:u w:val="single"/>
          <w:lang w:val="en-GB"/>
        </w:rPr>
      </w:pPr>
    </w:p>
    <w:p w14:paraId="49CAFFB8" w14:textId="4C828776" w:rsidR="00121FB0" w:rsidRPr="00F035C4" w:rsidRDefault="00D812D1" w:rsidP="00F035C4">
      <w:pPr>
        <w:spacing w:line="480" w:lineRule="auto"/>
        <w:jc w:val="center"/>
        <w:rPr>
          <w:b/>
          <w:bCs/>
          <w:sz w:val="26"/>
          <w:szCs w:val="26"/>
          <w:u w:val="single"/>
          <w:lang w:val="en-GB"/>
        </w:rPr>
      </w:pPr>
      <w:r w:rsidRPr="00D812D1">
        <w:rPr>
          <w:b/>
          <w:bCs/>
          <w:sz w:val="26"/>
          <w:szCs w:val="26"/>
          <w:u w:val="single"/>
          <w:lang w:val="en-GB"/>
        </w:rPr>
        <w:t>CHAPTER-1</w:t>
      </w:r>
    </w:p>
    <w:p w14:paraId="4D92454E" w14:textId="123D03E4" w:rsidR="00D812D1" w:rsidRPr="00D812D1" w:rsidRDefault="00D812D1" w:rsidP="00D812D1">
      <w:pPr>
        <w:pStyle w:val="ListParagraph"/>
        <w:numPr>
          <w:ilvl w:val="1"/>
          <w:numId w:val="1"/>
        </w:numPr>
        <w:spacing w:line="480" w:lineRule="auto"/>
        <w:rPr>
          <w:sz w:val="26"/>
          <w:szCs w:val="26"/>
          <w:lang w:val="en-GB"/>
        </w:rPr>
      </w:pPr>
      <w:r w:rsidRPr="00D812D1">
        <w:rPr>
          <w:b/>
          <w:bCs/>
          <w:sz w:val="26"/>
          <w:szCs w:val="26"/>
          <w:u w:val="single"/>
          <w:lang w:val="en-GB"/>
        </w:rPr>
        <w:t xml:space="preserve">INTRODUCTION </w:t>
      </w:r>
    </w:p>
    <w:p w14:paraId="0E4CA43C" w14:textId="4C299AC8" w:rsidR="00D41B41" w:rsidRPr="00D41B41" w:rsidRDefault="00D41B41" w:rsidP="009705E8">
      <w:pPr>
        <w:pStyle w:val="ListParagraph"/>
        <w:spacing w:line="276" w:lineRule="auto"/>
        <w:jc w:val="both"/>
        <w:rPr>
          <w:rFonts w:cstheme="minorHAnsi"/>
          <w:sz w:val="26"/>
          <w:szCs w:val="26"/>
          <w:shd w:val="clear" w:color="auto" w:fill="FFFFFF"/>
        </w:rPr>
      </w:pPr>
      <w:r w:rsidRPr="00D41B41">
        <w:rPr>
          <w:color w:val="000000"/>
          <w:sz w:val="26"/>
          <w:szCs w:val="26"/>
          <w:shd w:val="clear" w:color="auto" w:fill="FAFAFA"/>
        </w:rPr>
        <w:t>Direct runoff hydrograph (DRH) is the hydrograph generated due to excess rainfall. The surface runoff hydrograph obtained after the base flow separation is also known as direct runoff hydrograph.</w:t>
      </w:r>
    </w:p>
    <w:p w14:paraId="3BA11810" w14:textId="422B32E7" w:rsidR="00201541" w:rsidRPr="00C22ED8" w:rsidRDefault="00C22ED8" w:rsidP="009705E8">
      <w:pPr>
        <w:pStyle w:val="ListParagraph"/>
        <w:spacing w:line="276" w:lineRule="auto"/>
        <w:jc w:val="both"/>
        <w:rPr>
          <w:rFonts w:cstheme="minorHAnsi"/>
          <w:sz w:val="26"/>
          <w:szCs w:val="26"/>
        </w:rPr>
      </w:pPr>
      <w:r w:rsidRPr="00C22ED8">
        <w:rPr>
          <w:rFonts w:cstheme="minorHAnsi"/>
          <w:sz w:val="26"/>
          <w:szCs w:val="26"/>
          <w:shd w:val="clear" w:color="auto" w:fill="FFFFFF"/>
        </w:rPr>
        <w:t>Unit hydrograph is a direct runoff hydrograph resulting from one unit (one inch or one cm) of constant intensity uniform rainfall occurring over the entire watershed. The concept of unit hydrograph is based on linear systems theory and follow the principles of superposition and proportionality.</w:t>
      </w:r>
    </w:p>
    <w:p w14:paraId="1C58E518" w14:textId="081C2AC2" w:rsidR="00D812D1" w:rsidRDefault="001F4FCD" w:rsidP="009705E8">
      <w:pPr>
        <w:pStyle w:val="ListParagraph"/>
        <w:spacing w:line="276" w:lineRule="auto"/>
        <w:jc w:val="both"/>
        <w:rPr>
          <w:sz w:val="26"/>
          <w:szCs w:val="26"/>
        </w:rPr>
      </w:pPr>
      <w:r>
        <w:rPr>
          <w:sz w:val="26"/>
          <w:szCs w:val="26"/>
        </w:rPr>
        <w:t>A Synthetic Unit Hydrograph</w:t>
      </w:r>
      <w:r w:rsidR="002F0043">
        <w:rPr>
          <w:sz w:val="26"/>
          <w:szCs w:val="26"/>
        </w:rPr>
        <w:t xml:space="preserve"> </w:t>
      </w:r>
      <w:r>
        <w:rPr>
          <w:sz w:val="26"/>
          <w:szCs w:val="26"/>
        </w:rPr>
        <w:t>(SUH) retains all the features of the Unit Hydrograph, but does not require rainfall-runoff data.</w:t>
      </w:r>
      <w:r w:rsidR="002F0043">
        <w:rPr>
          <w:sz w:val="26"/>
          <w:szCs w:val="26"/>
        </w:rPr>
        <w:t xml:space="preserve"> A synthetic unit hydrograph is derived from theory and experience, and it’s purpose </w:t>
      </w:r>
      <w:r w:rsidR="00B04330">
        <w:rPr>
          <w:sz w:val="26"/>
          <w:szCs w:val="26"/>
        </w:rPr>
        <w:t>is to simulate basin diffusion by estimating the basin lag based on a certain formula or procedure</w:t>
      </w:r>
      <w:r w:rsidR="00856CA7">
        <w:rPr>
          <w:sz w:val="26"/>
          <w:szCs w:val="26"/>
        </w:rPr>
        <w:t>.</w:t>
      </w:r>
    </w:p>
    <w:p w14:paraId="2176310F" w14:textId="290E08C9" w:rsidR="00856CA7" w:rsidRDefault="00856CA7" w:rsidP="009705E8">
      <w:pPr>
        <w:pStyle w:val="ListParagraph"/>
        <w:spacing w:line="276" w:lineRule="auto"/>
        <w:jc w:val="both"/>
        <w:rPr>
          <w:sz w:val="26"/>
          <w:szCs w:val="26"/>
        </w:rPr>
      </w:pPr>
      <w:r>
        <w:rPr>
          <w:sz w:val="26"/>
          <w:szCs w:val="26"/>
        </w:rPr>
        <w:t xml:space="preserve">The first synthetic unit hydrograph </w:t>
      </w:r>
      <w:r w:rsidR="00501130">
        <w:rPr>
          <w:sz w:val="26"/>
          <w:szCs w:val="26"/>
        </w:rPr>
        <w:t>was developed by Snyder in 1938. In order to provide sufficient flexibility for simulating a wide range of diffusion amounts, Snyder formulated his method in terms of two parameters: (1) a time parameter C</w:t>
      </w:r>
      <w:r w:rsidR="00501130">
        <w:rPr>
          <w:sz w:val="26"/>
          <w:szCs w:val="26"/>
          <w:vertAlign w:val="subscript"/>
        </w:rPr>
        <w:t xml:space="preserve">t </w:t>
      </w:r>
      <w:r w:rsidR="00501130">
        <w:rPr>
          <w:sz w:val="26"/>
          <w:szCs w:val="26"/>
        </w:rPr>
        <w:t>and (2) a peak parameter C</w:t>
      </w:r>
      <w:r w:rsidR="00501130">
        <w:rPr>
          <w:sz w:val="26"/>
          <w:szCs w:val="26"/>
          <w:vertAlign w:val="subscript"/>
        </w:rPr>
        <w:t>p</w:t>
      </w:r>
      <w:r w:rsidR="00501130">
        <w:rPr>
          <w:sz w:val="26"/>
          <w:szCs w:val="26"/>
        </w:rPr>
        <w:t>.</w:t>
      </w:r>
    </w:p>
    <w:p w14:paraId="10D040C9" w14:textId="60F537DB" w:rsidR="00F035C4" w:rsidRDefault="00501130" w:rsidP="009705E8">
      <w:pPr>
        <w:pStyle w:val="ListParagraph"/>
        <w:spacing w:line="276" w:lineRule="auto"/>
        <w:jc w:val="both"/>
        <w:rPr>
          <w:sz w:val="26"/>
          <w:szCs w:val="26"/>
        </w:rPr>
      </w:pPr>
      <w:r>
        <w:rPr>
          <w:sz w:val="26"/>
          <w:szCs w:val="26"/>
        </w:rPr>
        <w:t>A larger</w:t>
      </w:r>
      <w:r w:rsidRPr="00501130">
        <w:rPr>
          <w:sz w:val="26"/>
          <w:szCs w:val="26"/>
        </w:rPr>
        <w:t xml:space="preserve"> </w:t>
      </w:r>
      <w:r>
        <w:rPr>
          <w:sz w:val="26"/>
          <w:szCs w:val="26"/>
        </w:rPr>
        <w:t>C</w:t>
      </w:r>
      <w:r>
        <w:rPr>
          <w:sz w:val="26"/>
          <w:szCs w:val="26"/>
          <w:vertAlign w:val="subscript"/>
        </w:rPr>
        <w:t xml:space="preserve">t </w:t>
      </w:r>
      <w:r>
        <w:rPr>
          <w:sz w:val="26"/>
          <w:szCs w:val="26"/>
        </w:rPr>
        <w:t>meant a greater basin lag and, consequently, greater diffusion. A larger C</w:t>
      </w:r>
      <w:r>
        <w:rPr>
          <w:sz w:val="26"/>
          <w:szCs w:val="26"/>
          <w:vertAlign w:val="subscript"/>
        </w:rPr>
        <w:t>p</w:t>
      </w:r>
      <w:r>
        <w:rPr>
          <w:sz w:val="26"/>
          <w:szCs w:val="26"/>
        </w:rPr>
        <w:t xml:space="preserve"> meant a greater peak flow and, consequently, less diffusion.</w:t>
      </w:r>
    </w:p>
    <w:p w14:paraId="09B8CB80" w14:textId="77777777" w:rsidR="00F035C4" w:rsidRDefault="00F035C4" w:rsidP="00D812D1">
      <w:pPr>
        <w:pStyle w:val="ListParagraph"/>
        <w:spacing w:line="480" w:lineRule="auto"/>
        <w:rPr>
          <w:sz w:val="26"/>
          <w:szCs w:val="26"/>
        </w:rPr>
      </w:pPr>
    </w:p>
    <w:p w14:paraId="2D12E170" w14:textId="77777777" w:rsidR="009705E8" w:rsidRDefault="009705E8" w:rsidP="00B8350A">
      <w:pPr>
        <w:pStyle w:val="ListParagraph"/>
        <w:spacing w:line="480" w:lineRule="auto"/>
        <w:jc w:val="center"/>
        <w:rPr>
          <w:b/>
          <w:bCs/>
          <w:sz w:val="26"/>
          <w:szCs w:val="26"/>
          <w:u w:val="single"/>
        </w:rPr>
      </w:pPr>
    </w:p>
    <w:p w14:paraId="34F2B634" w14:textId="23C3E41D" w:rsidR="00F035C4" w:rsidRPr="00496467" w:rsidRDefault="00B8350A" w:rsidP="00496467">
      <w:pPr>
        <w:spacing w:line="480" w:lineRule="auto"/>
        <w:jc w:val="center"/>
        <w:rPr>
          <w:b/>
          <w:bCs/>
          <w:sz w:val="26"/>
          <w:szCs w:val="26"/>
          <w:u w:val="single"/>
        </w:rPr>
      </w:pPr>
      <w:r w:rsidRPr="00496467">
        <w:rPr>
          <w:b/>
          <w:bCs/>
          <w:sz w:val="26"/>
          <w:szCs w:val="26"/>
          <w:u w:val="single"/>
        </w:rPr>
        <w:t>CHAPTER – 2</w:t>
      </w:r>
    </w:p>
    <w:p w14:paraId="7D62988C" w14:textId="606F0671" w:rsidR="00B8350A" w:rsidRDefault="00CE0B48" w:rsidP="00CE0B48">
      <w:pPr>
        <w:spacing w:line="480" w:lineRule="auto"/>
        <w:rPr>
          <w:b/>
          <w:bCs/>
          <w:sz w:val="26"/>
          <w:szCs w:val="26"/>
          <w:u w:val="single"/>
        </w:rPr>
      </w:pPr>
      <w:r w:rsidRPr="00CE0B48">
        <w:rPr>
          <w:b/>
          <w:bCs/>
          <w:sz w:val="26"/>
          <w:szCs w:val="26"/>
        </w:rPr>
        <w:t>2.1</w:t>
      </w:r>
      <w:r>
        <w:rPr>
          <w:b/>
          <w:bCs/>
          <w:sz w:val="26"/>
          <w:szCs w:val="26"/>
        </w:rPr>
        <w:tab/>
      </w:r>
      <w:r w:rsidRPr="00CE0B48">
        <w:rPr>
          <w:b/>
          <w:bCs/>
          <w:sz w:val="26"/>
          <w:szCs w:val="26"/>
          <w:u w:val="single"/>
        </w:rPr>
        <w:t>OBJECTIVE OF THE PRESENT STUDY</w:t>
      </w:r>
    </w:p>
    <w:p w14:paraId="0B577AFE" w14:textId="3A6CB336" w:rsidR="00F035C4" w:rsidRDefault="00015D46" w:rsidP="009705E8">
      <w:pPr>
        <w:pStyle w:val="ListParagraph"/>
        <w:spacing w:line="276" w:lineRule="auto"/>
        <w:jc w:val="both"/>
        <w:rPr>
          <w:sz w:val="26"/>
          <w:szCs w:val="26"/>
        </w:rPr>
      </w:pPr>
      <w:r w:rsidRPr="00B11390">
        <w:rPr>
          <w:sz w:val="26"/>
          <w:szCs w:val="26"/>
        </w:rPr>
        <w:t>We have aimed at a very methodical approach of doing the synopsis. Firstly, we have gone through the entire process of Computing runoff from a Given rainfall and taken notes from it. Thereafter, we studied the characteristics of both gauged basins and ungauged basins and thereby, ultimately came by Snyder’s Method for Synthetic Unit Hydrograph. We discussed the relations and empirical formulae derived by Snyder regarding ungauged catchment basin characteristics. After the US equations, we further researched deep down into Indian Equations recommended by The Central Water Commission for which we took the reference from two different books. After going through all the relations and taking into account design purposes, we finally added the relation between Discharge vs Time in the form of a graph displaying Synthetic Unit Hydrograph</w:t>
      </w:r>
      <w:r w:rsidR="005363EE">
        <w:rPr>
          <w:sz w:val="26"/>
          <w:szCs w:val="26"/>
        </w:rPr>
        <w:t>.</w:t>
      </w:r>
    </w:p>
    <w:p w14:paraId="7D63D730" w14:textId="5C61037A" w:rsidR="00A56F93" w:rsidDel="003F7586" w:rsidRDefault="00A56F93" w:rsidP="002C063A">
      <w:pPr>
        <w:jc w:val="center"/>
        <w:rPr>
          <w:del w:id="364" w:author="Swapnaneel Ghosh" w:date="2023-05-14T10:11:00Z"/>
          <w:sz w:val="26"/>
          <w:szCs w:val="26"/>
        </w:rPr>
      </w:pPr>
    </w:p>
    <w:p w14:paraId="7B80ECD0" w14:textId="2884DF15" w:rsidR="002C063A" w:rsidDel="003F7586" w:rsidRDefault="002C063A" w:rsidP="002C063A">
      <w:pPr>
        <w:jc w:val="center"/>
        <w:rPr>
          <w:del w:id="365" w:author="Swapnaneel Ghosh" w:date="2023-05-14T10:11:00Z"/>
          <w:lang w:val="en-GB"/>
        </w:rPr>
      </w:pPr>
    </w:p>
    <w:p w14:paraId="1C09E405" w14:textId="77777777" w:rsidR="002C063A" w:rsidRDefault="002C063A" w:rsidP="002C063A">
      <w:pPr>
        <w:jc w:val="center"/>
        <w:rPr>
          <w:lang w:val="en-GB"/>
        </w:rPr>
      </w:pPr>
      <w:r>
        <w:rPr>
          <w:noProof/>
          <w:lang w:val="en-GB"/>
        </w:rPr>
        <mc:AlternateContent>
          <mc:Choice Requires="wps">
            <w:drawing>
              <wp:anchor distT="0" distB="0" distL="114300" distR="114300" simplePos="0" relativeHeight="251681792" behindDoc="0" locked="0" layoutInCell="1" allowOverlap="1" wp14:anchorId="5F356B1A" wp14:editId="1F5AA22F">
                <wp:simplePos x="0" y="0"/>
                <wp:positionH relativeFrom="margin">
                  <wp:align>center</wp:align>
                </wp:positionH>
                <wp:positionV relativeFrom="paragraph">
                  <wp:posOffset>232410</wp:posOffset>
                </wp:positionV>
                <wp:extent cx="4960620" cy="0"/>
                <wp:effectExtent l="0" t="0" r="0" b="0"/>
                <wp:wrapNone/>
                <wp:docPr id="1966351959"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93FE" id="Straight Connector 1" o:spid="_x0000_s1026" style="position:absolute;z-index:251681792;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p>
    <w:p w14:paraId="427D626B" w14:textId="71401989" w:rsidR="002C063A" w:rsidRDefault="002C063A" w:rsidP="002C063A">
      <w:pPr>
        <w:jc w:val="center"/>
        <w:rPr>
          <w:b/>
          <w:bCs/>
          <w:i/>
          <w:iCs/>
          <w:noProof/>
          <w:color w:val="8EAADB" w:themeColor="accent1" w:themeTint="99"/>
          <w:sz w:val="28"/>
          <w:szCs w:val="28"/>
          <w:lang w:val="en-GB"/>
        </w:rPr>
      </w:pPr>
      <w:r w:rsidRPr="0036733E">
        <w:rPr>
          <w:b/>
          <w:bCs/>
          <w:i/>
          <w:iCs/>
          <w:noProof/>
          <w:color w:val="8EAADB" w:themeColor="accent1" w:themeTint="99"/>
          <w:sz w:val="28"/>
          <w:szCs w:val="28"/>
          <w:lang w:val="en-GB"/>
        </w:rPr>
        <mc:AlternateContent>
          <mc:Choice Requires="wps">
            <w:drawing>
              <wp:anchor distT="0" distB="0" distL="114300" distR="114300" simplePos="0" relativeHeight="251682816" behindDoc="0" locked="0" layoutInCell="1" allowOverlap="1" wp14:anchorId="730CA177" wp14:editId="469B3B81">
                <wp:simplePos x="0" y="0"/>
                <wp:positionH relativeFrom="margin">
                  <wp:align>center</wp:align>
                </wp:positionH>
                <wp:positionV relativeFrom="paragraph">
                  <wp:posOffset>251460</wp:posOffset>
                </wp:positionV>
                <wp:extent cx="4960620" cy="0"/>
                <wp:effectExtent l="0" t="0" r="0" b="0"/>
                <wp:wrapNone/>
                <wp:docPr id="351870792"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11A84" id="Straight Connector 1" o:spid="_x0000_s1026" style="position:absolute;z-index:251682816;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LITERATURE REVIEW</w:t>
      </w:r>
    </w:p>
    <w:p w14:paraId="00E3384B" w14:textId="77777777" w:rsidR="00A56F93" w:rsidRDefault="00A56F93" w:rsidP="003952C9">
      <w:pPr>
        <w:spacing w:line="276" w:lineRule="auto"/>
        <w:jc w:val="both"/>
        <w:rPr>
          <w:sz w:val="26"/>
          <w:szCs w:val="26"/>
          <w:lang w:val="en-GB"/>
        </w:rPr>
      </w:pPr>
    </w:p>
    <w:p w14:paraId="4F4EB429" w14:textId="591093A3" w:rsidR="003952C9" w:rsidRDefault="003952C9" w:rsidP="003952C9">
      <w:pPr>
        <w:spacing w:line="276" w:lineRule="auto"/>
        <w:jc w:val="both"/>
        <w:rPr>
          <w:sz w:val="26"/>
          <w:szCs w:val="26"/>
          <w:lang w:val="en-GB"/>
        </w:rPr>
      </w:pPr>
      <w:r w:rsidRPr="00953D73">
        <w:rPr>
          <w:b/>
          <w:bCs/>
          <w:sz w:val="26"/>
          <w:szCs w:val="26"/>
          <w:u w:val="single"/>
          <w:lang w:val="en-GB"/>
        </w:rPr>
        <w:t>SYNTHETIC UNIT HYDROGRAPH: AN OVERVIEW</w:t>
      </w:r>
      <w:r w:rsidR="00A1529B">
        <w:rPr>
          <w:b/>
          <w:bCs/>
          <w:sz w:val="26"/>
          <w:szCs w:val="26"/>
          <w:u w:val="single"/>
          <w:lang w:val="en-GB"/>
        </w:rPr>
        <w:t xml:space="preserve"> </w:t>
      </w:r>
    </w:p>
    <w:p w14:paraId="5904315E" w14:textId="77777777" w:rsidR="00A1529B" w:rsidRDefault="00A1529B" w:rsidP="003952C9">
      <w:pPr>
        <w:spacing w:line="276" w:lineRule="auto"/>
        <w:jc w:val="both"/>
        <w:rPr>
          <w:sz w:val="26"/>
          <w:szCs w:val="26"/>
          <w:lang w:val="en-GB"/>
        </w:rPr>
      </w:pPr>
    </w:p>
    <w:p w14:paraId="68082EBD" w14:textId="77004AC2" w:rsidR="00AA2E8F" w:rsidRPr="008E068B" w:rsidRDefault="00AA2E8F" w:rsidP="00AA2E8F">
      <w:pPr>
        <w:pStyle w:val="ListParagraph"/>
        <w:numPr>
          <w:ilvl w:val="0"/>
          <w:numId w:val="2"/>
        </w:numPr>
        <w:spacing w:line="276" w:lineRule="auto"/>
        <w:jc w:val="both"/>
        <w:rPr>
          <w:b/>
          <w:bCs/>
          <w:sz w:val="26"/>
          <w:szCs w:val="26"/>
          <w:lang w:val="en-GB"/>
        </w:rPr>
      </w:pPr>
      <w:r w:rsidRPr="00AA2E8F">
        <w:rPr>
          <w:b/>
          <w:bCs/>
          <w:sz w:val="26"/>
          <w:szCs w:val="26"/>
          <w:lang w:val="en-GB"/>
        </w:rPr>
        <w:t>Snyder (1938)</w:t>
      </w:r>
      <w:r>
        <w:rPr>
          <w:b/>
          <w:bCs/>
          <w:sz w:val="26"/>
          <w:szCs w:val="26"/>
          <w:lang w:val="en-GB"/>
        </w:rPr>
        <w:t xml:space="preserve"> </w:t>
      </w:r>
      <w:r w:rsidRPr="004A4B5B">
        <w:rPr>
          <w:color w:val="000000"/>
          <w:sz w:val="26"/>
          <w:szCs w:val="26"/>
        </w:rPr>
        <w:t>is based on relationships found between three characteristics of a </w:t>
      </w:r>
      <w:r w:rsidRPr="004A4B5B">
        <w:rPr>
          <w:i/>
          <w:iCs/>
          <w:color w:val="000000"/>
          <w:sz w:val="26"/>
          <w:szCs w:val="26"/>
        </w:rPr>
        <w:t>standard unit hydrograph</w:t>
      </w:r>
      <w:r w:rsidRPr="004A4B5B">
        <w:rPr>
          <w:color w:val="000000"/>
          <w:sz w:val="26"/>
          <w:szCs w:val="26"/>
        </w:rPr>
        <w:t> and descriptors of basin morphology. The hydrograph characteristics are the effective rainfall duration, </w:t>
      </w:r>
      <w:r w:rsidRPr="004A4B5B">
        <w:rPr>
          <w:i/>
          <w:iCs/>
          <w:color w:val="000000"/>
          <w:sz w:val="26"/>
          <w:szCs w:val="26"/>
        </w:rPr>
        <w:t>tr</w:t>
      </w:r>
      <w:r w:rsidRPr="004A4B5B">
        <w:rPr>
          <w:color w:val="000000"/>
          <w:sz w:val="26"/>
          <w:szCs w:val="26"/>
        </w:rPr>
        <w:t>, the peak direct runoff rate, </w:t>
      </w:r>
      <w:r w:rsidRPr="004A4B5B">
        <w:rPr>
          <w:i/>
          <w:iCs/>
          <w:color w:val="000000"/>
          <w:sz w:val="26"/>
          <w:szCs w:val="26"/>
        </w:rPr>
        <w:t>q</w:t>
      </w:r>
      <w:r w:rsidR="005107AC">
        <w:rPr>
          <w:i/>
          <w:iCs/>
          <w:color w:val="000000"/>
          <w:sz w:val="26"/>
          <w:szCs w:val="26"/>
          <w:vertAlign w:val="subscript"/>
        </w:rPr>
        <w:t>p</w:t>
      </w:r>
      <w:r w:rsidRPr="004A4B5B">
        <w:rPr>
          <w:color w:val="000000"/>
          <w:sz w:val="26"/>
          <w:szCs w:val="26"/>
        </w:rPr>
        <w:t>, and the basin lag time, </w:t>
      </w:r>
      <w:r w:rsidRPr="004A4B5B">
        <w:rPr>
          <w:i/>
          <w:iCs/>
          <w:color w:val="000000"/>
          <w:sz w:val="26"/>
          <w:szCs w:val="26"/>
        </w:rPr>
        <w:t>t</w:t>
      </w:r>
      <w:r w:rsidR="005107AC">
        <w:rPr>
          <w:i/>
          <w:iCs/>
          <w:color w:val="000000"/>
          <w:sz w:val="26"/>
          <w:szCs w:val="26"/>
          <w:vertAlign w:val="subscript"/>
        </w:rPr>
        <w:t>l</w:t>
      </w:r>
      <w:r w:rsidRPr="004A4B5B">
        <w:rPr>
          <w:color w:val="000000"/>
          <w:sz w:val="26"/>
          <w:szCs w:val="26"/>
        </w:rPr>
        <w:t>. From these relationships, five characteristics of a </w:t>
      </w:r>
      <w:r w:rsidRPr="004A4B5B">
        <w:rPr>
          <w:i/>
          <w:iCs/>
          <w:color w:val="000000"/>
          <w:sz w:val="26"/>
          <w:szCs w:val="26"/>
        </w:rPr>
        <w:t>required unit hydrograph </w:t>
      </w:r>
      <w:r w:rsidRPr="004A4B5B">
        <w:rPr>
          <w:color w:val="000000"/>
          <w:sz w:val="26"/>
          <w:szCs w:val="26"/>
        </w:rPr>
        <w:t>for a given effective rainfall duration may be calculated (</w:t>
      </w:r>
      <w:r w:rsidRPr="004A4B5B">
        <w:rPr>
          <w:i/>
          <w:iCs/>
          <w:color w:val="000000"/>
          <w:sz w:val="26"/>
          <w:szCs w:val="26"/>
        </w:rPr>
        <w:t>e.g.,</w:t>
      </w:r>
      <w:r w:rsidRPr="004A4B5B">
        <w:rPr>
          <w:color w:val="000000"/>
          <w:sz w:val="26"/>
          <w:szCs w:val="26"/>
        </w:rPr>
        <w:t xml:space="preserve"> Chow et al., 1988; </w:t>
      </w:r>
      <w:bookmarkStart w:id="366" w:name="_Hlk134560933"/>
      <w:r w:rsidRPr="004A4B5B">
        <w:rPr>
          <w:color w:val="000000"/>
          <w:sz w:val="26"/>
          <w:szCs w:val="26"/>
        </w:rPr>
        <w:t>Bras, 1990</w:t>
      </w:r>
      <w:bookmarkEnd w:id="366"/>
      <w:r w:rsidRPr="004A4B5B">
        <w:rPr>
          <w:color w:val="000000"/>
          <w:sz w:val="26"/>
          <w:szCs w:val="26"/>
        </w:rPr>
        <w:t>): the peak discharge per unit of watershed area, </w:t>
      </w:r>
      <w:r w:rsidRPr="004A4B5B">
        <w:rPr>
          <w:i/>
          <w:iCs/>
          <w:color w:val="000000"/>
          <w:sz w:val="26"/>
          <w:szCs w:val="26"/>
        </w:rPr>
        <w:t>q</w:t>
      </w:r>
      <w:r w:rsidRPr="005107AC">
        <w:rPr>
          <w:i/>
          <w:iCs/>
          <w:color w:val="000000"/>
          <w:sz w:val="26"/>
          <w:szCs w:val="26"/>
          <w:vertAlign w:val="subscript"/>
        </w:rPr>
        <w:t>pR</w:t>
      </w:r>
      <w:r w:rsidRPr="004A4B5B">
        <w:rPr>
          <w:color w:val="000000"/>
          <w:sz w:val="26"/>
          <w:szCs w:val="26"/>
        </w:rPr>
        <w:t>, the basin lag, </w:t>
      </w:r>
      <w:r w:rsidRPr="004A4B5B">
        <w:rPr>
          <w:i/>
          <w:iCs/>
          <w:color w:val="000000"/>
          <w:sz w:val="26"/>
          <w:szCs w:val="26"/>
        </w:rPr>
        <w:t>t</w:t>
      </w:r>
      <w:r w:rsidRPr="005107AC">
        <w:rPr>
          <w:i/>
          <w:iCs/>
          <w:color w:val="000000"/>
          <w:sz w:val="26"/>
          <w:szCs w:val="26"/>
          <w:vertAlign w:val="subscript"/>
        </w:rPr>
        <w:t>lR</w:t>
      </w:r>
      <w:r w:rsidRPr="004A4B5B">
        <w:rPr>
          <w:color w:val="000000"/>
          <w:sz w:val="26"/>
          <w:szCs w:val="26"/>
        </w:rPr>
        <w:t>, the base time, </w:t>
      </w:r>
      <w:r w:rsidRPr="004A4B5B">
        <w:rPr>
          <w:i/>
          <w:iCs/>
          <w:color w:val="000000"/>
          <w:sz w:val="26"/>
          <w:szCs w:val="26"/>
        </w:rPr>
        <w:t>t</w:t>
      </w:r>
      <w:r w:rsidRPr="005107AC">
        <w:rPr>
          <w:i/>
          <w:iCs/>
          <w:color w:val="000000"/>
          <w:sz w:val="26"/>
          <w:szCs w:val="26"/>
          <w:vertAlign w:val="subscript"/>
        </w:rPr>
        <w:t>b</w:t>
      </w:r>
      <w:r w:rsidRPr="004A4B5B">
        <w:rPr>
          <w:color w:val="000000"/>
          <w:sz w:val="26"/>
          <w:szCs w:val="26"/>
        </w:rPr>
        <w:t>, and the widths, </w:t>
      </w:r>
      <w:r w:rsidRPr="004A4B5B">
        <w:rPr>
          <w:i/>
          <w:iCs/>
          <w:color w:val="000000"/>
          <w:sz w:val="26"/>
          <w:szCs w:val="26"/>
        </w:rPr>
        <w:t>W</w:t>
      </w:r>
      <w:r w:rsidRPr="004A4B5B">
        <w:rPr>
          <w:color w:val="000000"/>
          <w:sz w:val="26"/>
          <w:szCs w:val="26"/>
        </w:rPr>
        <w:t> (in time units) of the unit hydrograph at 50 and 75 percent of the peak discharge.</w:t>
      </w:r>
    </w:p>
    <w:p w14:paraId="59AA0DFE" w14:textId="77777777" w:rsidR="008E068B" w:rsidRDefault="008E068B" w:rsidP="008E068B">
      <w:pPr>
        <w:spacing w:line="276" w:lineRule="auto"/>
        <w:jc w:val="both"/>
        <w:rPr>
          <w:sz w:val="26"/>
          <w:szCs w:val="26"/>
          <w:lang w:val="en-GB"/>
        </w:rPr>
      </w:pPr>
    </w:p>
    <w:p w14:paraId="73215003" w14:textId="02C1C5B6" w:rsidR="00C6747C" w:rsidRPr="007E1D01" w:rsidRDefault="00EC787C" w:rsidP="00375B54">
      <w:pPr>
        <w:pStyle w:val="ListParagraph"/>
        <w:numPr>
          <w:ilvl w:val="0"/>
          <w:numId w:val="2"/>
        </w:numPr>
        <w:spacing w:line="276" w:lineRule="auto"/>
        <w:jc w:val="both"/>
        <w:rPr>
          <w:b/>
          <w:bCs/>
          <w:sz w:val="26"/>
          <w:szCs w:val="26"/>
          <w:lang w:val="en-GB"/>
        </w:rPr>
      </w:pPr>
      <w:r>
        <w:rPr>
          <w:b/>
          <w:bCs/>
          <w:sz w:val="26"/>
          <w:szCs w:val="26"/>
          <w:lang w:val="en-GB"/>
        </w:rPr>
        <w:t>Bernard (1935)</w:t>
      </w:r>
      <w:r w:rsidR="003A3836">
        <w:rPr>
          <w:b/>
          <w:bCs/>
          <w:sz w:val="26"/>
          <w:szCs w:val="26"/>
          <w:lang w:val="en-GB"/>
        </w:rPr>
        <w:t xml:space="preserve"> </w:t>
      </w:r>
      <w:r w:rsidR="003A3836">
        <w:rPr>
          <w:sz w:val="26"/>
          <w:szCs w:val="26"/>
          <w:lang w:val="en-GB"/>
        </w:rPr>
        <w:t>The distribution graph introduced by Bernard is a variation of the unit hydrograph. It is basically a D-hr unit hydrograph with ordinates showing the per</w:t>
      </w:r>
      <w:r w:rsidR="0079635C">
        <w:rPr>
          <w:sz w:val="26"/>
          <w:szCs w:val="26"/>
          <w:lang w:val="en-GB"/>
        </w:rPr>
        <w:t>ce</w:t>
      </w:r>
      <w:r w:rsidR="003A3836">
        <w:rPr>
          <w:sz w:val="26"/>
          <w:szCs w:val="26"/>
          <w:lang w:val="en-GB"/>
        </w:rPr>
        <w:t>ntage of the surface runoff occurring in successive periods of equal percentile intervals of D-h.</w:t>
      </w:r>
      <w:r w:rsidR="00997D18">
        <w:rPr>
          <w:sz w:val="26"/>
          <w:szCs w:val="26"/>
          <w:lang w:val="en-GB"/>
        </w:rPr>
        <w:t xml:space="preserve"> The duration of the rainfall excess (D-h) is taken as the unit interval and distribution-graph ordinates are indicated at successive such time intervals. Therefore, Bernard’s distribution graph</w:t>
      </w:r>
      <w:r w:rsidR="00C6747C">
        <w:rPr>
          <w:sz w:val="26"/>
          <w:szCs w:val="26"/>
          <w:lang w:val="en-GB"/>
        </w:rPr>
        <w:t xml:space="preserve"> is a plot of time on the x-axis and the percentage of total surface runoff during uniform time travel on the y-axis. The ordinates plotted at D-h intervals and the total area under the distribution graph adds up to 100%. They are useful in comparing the runoff characteristics of different catchments.</w:t>
      </w:r>
    </w:p>
    <w:p w14:paraId="0CB59D33" w14:textId="77777777" w:rsidR="007E1D01" w:rsidRPr="007E1D01" w:rsidRDefault="007E1D01" w:rsidP="007E1D01">
      <w:pPr>
        <w:pStyle w:val="ListParagraph"/>
        <w:rPr>
          <w:b/>
          <w:bCs/>
          <w:sz w:val="26"/>
          <w:szCs w:val="26"/>
          <w:lang w:val="en-GB"/>
        </w:rPr>
      </w:pPr>
    </w:p>
    <w:p w14:paraId="61EAEDE7" w14:textId="77777777" w:rsidR="007E1D01" w:rsidRDefault="007E1D01" w:rsidP="007E1D01">
      <w:pPr>
        <w:spacing w:line="276" w:lineRule="auto"/>
        <w:jc w:val="both"/>
        <w:rPr>
          <w:b/>
          <w:bCs/>
          <w:sz w:val="26"/>
          <w:szCs w:val="26"/>
          <w:lang w:val="en-GB"/>
        </w:rPr>
      </w:pPr>
    </w:p>
    <w:p w14:paraId="00109A03" w14:textId="48E06C15" w:rsidR="007E1D01" w:rsidRDefault="007E1D01" w:rsidP="00937BC1">
      <w:pPr>
        <w:pStyle w:val="ListParagraph"/>
        <w:numPr>
          <w:ilvl w:val="0"/>
          <w:numId w:val="2"/>
        </w:numPr>
        <w:spacing w:line="276" w:lineRule="auto"/>
        <w:jc w:val="both"/>
        <w:rPr>
          <w:sz w:val="26"/>
          <w:szCs w:val="26"/>
          <w:lang w:val="en-GB"/>
        </w:rPr>
      </w:pPr>
      <w:r w:rsidRPr="007E1D01">
        <w:rPr>
          <w:b/>
          <w:bCs/>
          <w:sz w:val="26"/>
          <w:szCs w:val="26"/>
          <w:lang w:val="en-GB"/>
        </w:rPr>
        <w:t xml:space="preserve">NRCS (1954) </w:t>
      </w:r>
      <w:r w:rsidRPr="007E1D01">
        <w:rPr>
          <w:sz w:val="26"/>
          <w:szCs w:val="26"/>
          <w:lang w:val="en-GB"/>
        </w:rPr>
        <w:t>USDA Natural Resources Conservation Service followed Snyder in developing a synthetic unit hydrograph suited for agency use.2 Since NRCS applications typically involved smaller basins, that is, less than 10 square miles, they chose to set the peak parameter at a fixed ratio of triangular-time-base to time-to-peak Tbt/tp = 8/3. For comparison, in the rational method, this ratio is exactly 2, i.e., no diffusion. Therefore, NRCS introduced some diffusion into their synthetic unit hydrograph, but clearly not a lot. The diffusion is fixed by the 8/3 parameter, and it is certainly less than Snyder's, who unlike NRCS, could vary its diffusion, within certain limits.</w:t>
      </w:r>
      <w:r>
        <w:rPr>
          <w:sz w:val="26"/>
          <w:szCs w:val="26"/>
          <w:lang w:val="en-GB"/>
        </w:rPr>
        <w:t xml:space="preserve"> </w:t>
      </w:r>
      <w:r w:rsidRPr="007E1D01">
        <w:rPr>
          <w:sz w:val="26"/>
          <w:szCs w:val="26"/>
          <w:lang w:val="en-GB"/>
        </w:rPr>
        <w:t>The NRCS synthetic unit hydrograph is generally justified because the NRCS basins were typically relatively small, and small basins usually do not exhibit a great amount of diffusion. However, caution is advised when attempting to use the NRCS procedure for larger and/or milder basins. In this case, the use of the NRCS unit hydrograph will very likely result in overestimation of the peak flows.</w:t>
      </w:r>
    </w:p>
    <w:p w14:paraId="1D161722" w14:textId="6D6787CB" w:rsidR="007312DA" w:rsidRDefault="007312DA" w:rsidP="007312DA">
      <w:pPr>
        <w:spacing w:line="276" w:lineRule="auto"/>
        <w:jc w:val="center"/>
        <w:rPr>
          <w:b/>
          <w:bCs/>
          <w:sz w:val="26"/>
          <w:szCs w:val="26"/>
          <w:u w:val="single"/>
          <w:lang w:val="en-GB"/>
        </w:rPr>
      </w:pPr>
      <w:r w:rsidRPr="007312DA">
        <w:rPr>
          <w:b/>
          <w:bCs/>
          <w:sz w:val="26"/>
          <w:szCs w:val="26"/>
          <w:u w:val="single"/>
          <w:lang w:val="en-GB"/>
        </w:rPr>
        <w:lastRenderedPageBreak/>
        <w:t>CHAPTER-3</w:t>
      </w:r>
    </w:p>
    <w:p w14:paraId="67CC743A" w14:textId="77777777" w:rsidR="007312DA" w:rsidRDefault="007312DA" w:rsidP="007312DA">
      <w:pPr>
        <w:spacing w:line="276" w:lineRule="auto"/>
        <w:jc w:val="center"/>
        <w:rPr>
          <w:b/>
          <w:bCs/>
          <w:sz w:val="26"/>
          <w:szCs w:val="26"/>
          <w:u w:val="single"/>
          <w:lang w:val="en-GB"/>
        </w:rPr>
      </w:pPr>
    </w:p>
    <w:p w14:paraId="41573CE0" w14:textId="40FB16B1" w:rsidR="007312DA" w:rsidRDefault="007312DA" w:rsidP="007312DA">
      <w:pPr>
        <w:rPr>
          <w:rFonts w:cstheme="minorHAnsi"/>
          <w:b/>
          <w:sz w:val="26"/>
          <w:szCs w:val="26"/>
          <w:u w:val="single"/>
        </w:rPr>
      </w:pPr>
      <w:r w:rsidRPr="007312DA">
        <w:rPr>
          <w:b/>
          <w:bCs/>
          <w:sz w:val="26"/>
          <w:szCs w:val="26"/>
          <w:lang w:val="en-GB"/>
        </w:rPr>
        <w:t>3.1</w:t>
      </w:r>
      <w:r>
        <w:rPr>
          <w:sz w:val="26"/>
          <w:szCs w:val="26"/>
          <w:lang w:val="en-GB"/>
        </w:rPr>
        <w:tab/>
      </w:r>
      <w:r w:rsidRPr="007312DA">
        <w:rPr>
          <w:rFonts w:cstheme="minorHAnsi"/>
          <w:b/>
          <w:sz w:val="26"/>
          <w:szCs w:val="26"/>
          <w:u w:val="single"/>
        </w:rPr>
        <w:t>RUNOFF AND FACTORS AFFECTING RUNOFF</w:t>
      </w:r>
    </w:p>
    <w:p w14:paraId="582E5449" w14:textId="57D132EF" w:rsidR="007312DA" w:rsidRDefault="007312DA" w:rsidP="00A15966">
      <w:pPr>
        <w:pStyle w:val="ListParagraph"/>
        <w:jc w:val="both"/>
        <w:rPr>
          <w:rFonts w:cstheme="minorHAnsi"/>
          <w:sz w:val="26"/>
          <w:szCs w:val="26"/>
        </w:rPr>
      </w:pPr>
      <w:r w:rsidRPr="00B12C75">
        <w:rPr>
          <w:rFonts w:cstheme="minorHAnsi"/>
          <w:sz w:val="26"/>
          <w:szCs w:val="26"/>
        </w:rPr>
        <w:t xml:space="preserve">Runoff is defined as the portion of the precipitation making its way towards water bodies as surface or </w:t>
      </w:r>
      <w:r w:rsidRPr="00B12C75">
        <w:rPr>
          <w:rFonts w:cstheme="minorHAnsi"/>
          <w:b/>
          <w:bCs/>
          <w:sz w:val="26"/>
          <w:szCs w:val="26"/>
        </w:rPr>
        <w:t>subsurface flow</w:t>
      </w:r>
      <w:r w:rsidRPr="00B12C75">
        <w:rPr>
          <w:rFonts w:cstheme="minorHAnsi"/>
          <w:sz w:val="26"/>
          <w:szCs w:val="26"/>
        </w:rPr>
        <w:t>.</w:t>
      </w:r>
      <w:r>
        <w:rPr>
          <w:rFonts w:cstheme="minorHAnsi"/>
          <w:sz w:val="26"/>
          <w:szCs w:val="26"/>
        </w:rPr>
        <w:t xml:space="preserve"> </w:t>
      </w:r>
      <w:r w:rsidRPr="00B12C75">
        <w:rPr>
          <w:rFonts w:cstheme="minorHAnsi"/>
          <w:sz w:val="26"/>
          <w:szCs w:val="26"/>
        </w:rPr>
        <w:t xml:space="preserve">The discharge flowing in a river is the runoff from the basins drained by that river. Thus, the 'discharge,’ </w:t>
      </w:r>
      <w:r w:rsidRPr="00B12C75">
        <w:rPr>
          <w:rFonts w:cstheme="minorHAnsi"/>
          <w:b/>
          <w:bCs/>
          <w:sz w:val="26"/>
          <w:szCs w:val="26"/>
        </w:rPr>
        <w:t>‘streamflow'</w:t>
      </w:r>
      <w:r w:rsidRPr="00B12C75">
        <w:rPr>
          <w:rFonts w:cstheme="minorHAnsi"/>
          <w:sz w:val="26"/>
          <w:szCs w:val="26"/>
        </w:rPr>
        <w:t xml:space="preserve"> and 'runoff’ are generally used to mean one and the same thing.</w:t>
      </w:r>
    </w:p>
    <w:p w14:paraId="009705D9" w14:textId="77777777" w:rsidR="00A15966" w:rsidRDefault="00A15966" w:rsidP="00A15966">
      <w:pPr>
        <w:pStyle w:val="ListParagraph"/>
        <w:jc w:val="both"/>
        <w:rPr>
          <w:rFonts w:cstheme="minorHAnsi"/>
          <w:sz w:val="26"/>
          <w:szCs w:val="26"/>
        </w:rPr>
      </w:pPr>
    </w:p>
    <w:p w14:paraId="51C2A7D0" w14:textId="3E1EE611" w:rsidR="007312DA" w:rsidRDefault="007312DA" w:rsidP="007312DA">
      <w:pPr>
        <w:rPr>
          <w:rFonts w:cstheme="minorHAnsi"/>
          <w:b/>
          <w:sz w:val="26"/>
          <w:szCs w:val="26"/>
          <w:u w:val="single"/>
        </w:rPr>
      </w:pPr>
      <w:r w:rsidRPr="007312DA">
        <w:rPr>
          <w:rFonts w:cstheme="minorHAnsi"/>
          <w:b/>
          <w:bCs/>
          <w:sz w:val="26"/>
          <w:szCs w:val="26"/>
        </w:rPr>
        <w:t>3.2</w:t>
      </w:r>
      <w:r w:rsidRPr="007312DA">
        <w:rPr>
          <w:rFonts w:cstheme="minorHAnsi"/>
          <w:b/>
          <w:bCs/>
          <w:sz w:val="26"/>
          <w:szCs w:val="26"/>
        </w:rPr>
        <w:tab/>
      </w:r>
      <w:r w:rsidRPr="007312DA">
        <w:rPr>
          <w:rFonts w:cstheme="minorHAnsi"/>
          <w:b/>
          <w:sz w:val="26"/>
          <w:szCs w:val="26"/>
          <w:u w:val="single"/>
        </w:rPr>
        <w:t>RAINFALL-RUNOFF PROCESS</w:t>
      </w:r>
    </w:p>
    <w:p w14:paraId="011CEF5D" w14:textId="3E43923C" w:rsidR="007312DA" w:rsidRPr="00B12C75" w:rsidRDefault="007312DA" w:rsidP="007312DA">
      <w:pPr>
        <w:ind w:left="720"/>
        <w:jc w:val="both"/>
        <w:rPr>
          <w:rFonts w:cstheme="minorHAnsi"/>
          <w:i/>
          <w:iCs/>
          <w:sz w:val="26"/>
          <w:szCs w:val="26"/>
        </w:rPr>
      </w:pPr>
      <w:r w:rsidRPr="00B12C75">
        <w:rPr>
          <w:rFonts w:cstheme="minorHAnsi"/>
          <w:sz w:val="26"/>
          <w:szCs w:val="26"/>
        </w:rPr>
        <w:t xml:space="preserve">When rain falls, a part of it is intercepted by vegetation, some of it is stored in depressions on the ground surface and is known as </w:t>
      </w:r>
      <w:r w:rsidRPr="00B12C75">
        <w:rPr>
          <w:rFonts w:cstheme="minorHAnsi"/>
          <w:b/>
          <w:sz w:val="26"/>
          <w:szCs w:val="26"/>
        </w:rPr>
        <w:t>depression storage,</w:t>
      </w:r>
      <w:r w:rsidRPr="00B12C75">
        <w:rPr>
          <w:rFonts w:cstheme="minorHAnsi"/>
          <w:sz w:val="26"/>
          <w:szCs w:val="26"/>
        </w:rPr>
        <w:t xml:space="preserve"> which later infiltrates or evaporates. Some of the precipitation is absorbed by the soil, the amount of which depends upon the soil moisture conditions existing at the time of precipitation. If the rain continues further, the water starts infiltrating to the water-table, and if the rate of rainfall or the rate at which the water is reaching the ground exceeds the </w:t>
      </w:r>
      <w:r w:rsidRPr="00B12C75">
        <w:rPr>
          <w:rFonts w:cstheme="minorHAnsi"/>
          <w:b/>
          <w:bCs/>
          <w:sz w:val="26"/>
          <w:szCs w:val="26"/>
        </w:rPr>
        <w:t>infiltration rate (f)</w:t>
      </w:r>
      <w:r w:rsidRPr="00B12C75">
        <w:rPr>
          <w:rFonts w:cstheme="minorHAnsi"/>
          <w:sz w:val="26"/>
          <w:szCs w:val="26"/>
        </w:rPr>
        <w:t xml:space="preserve"> then this excess water starts collecting on the surface, as </w:t>
      </w:r>
      <w:r w:rsidRPr="00B12C75">
        <w:rPr>
          <w:rFonts w:cstheme="minorHAnsi"/>
          <w:b/>
          <w:sz w:val="26"/>
          <w:szCs w:val="26"/>
        </w:rPr>
        <w:t xml:space="preserve">surface detention </w:t>
      </w:r>
      <w:r w:rsidRPr="00B12C75">
        <w:rPr>
          <w:rFonts w:cstheme="minorHAnsi"/>
          <w:sz w:val="26"/>
          <w:szCs w:val="26"/>
        </w:rPr>
        <w:t xml:space="preserve">and this water flows overland and joins the streams, rivers, lakes, oceans, etc. This flow is known as </w:t>
      </w:r>
      <w:r w:rsidRPr="00B12C75">
        <w:rPr>
          <w:rFonts w:cstheme="minorHAnsi"/>
          <w:b/>
          <w:sz w:val="26"/>
          <w:szCs w:val="26"/>
        </w:rPr>
        <w:t>surface runoff</w:t>
      </w:r>
      <w:r w:rsidRPr="00B12C75">
        <w:rPr>
          <w:rFonts w:cstheme="minorHAnsi"/>
          <w:sz w:val="26"/>
          <w:szCs w:val="26"/>
        </w:rPr>
        <w:t xml:space="preserve">. The water which percolates without joining the water table, and then joins the stream as sub-surface flow, is known as </w:t>
      </w:r>
      <w:r w:rsidRPr="00B12C75">
        <w:rPr>
          <w:rFonts w:cstheme="minorHAnsi"/>
          <w:i/>
          <w:sz w:val="26"/>
          <w:szCs w:val="26"/>
        </w:rPr>
        <w:t>sub-surface runoff</w:t>
      </w:r>
      <w:r w:rsidRPr="00B12C75">
        <w:rPr>
          <w:rFonts w:cstheme="minorHAnsi"/>
          <w:sz w:val="26"/>
          <w:szCs w:val="26"/>
        </w:rPr>
        <w:t xml:space="preserve">, and is considered as a part of surface runoff. On the other hand, the water that percolates to the ground water table, and later after long periods, joins the river stream, is known as ground water flow or </w:t>
      </w:r>
      <w:r w:rsidRPr="00B12C75">
        <w:rPr>
          <w:rFonts w:cstheme="minorHAnsi"/>
          <w:b/>
          <w:sz w:val="26"/>
          <w:szCs w:val="26"/>
        </w:rPr>
        <w:t>base flow</w:t>
      </w:r>
      <w:r w:rsidRPr="00B12C75">
        <w:rPr>
          <w:rFonts w:cstheme="minorHAnsi"/>
          <w:sz w:val="26"/>
          <w:szCs w:val="26"/>
        </w:rPr>
        <w:t>.</w:t>
      </w:r>
    </w:p>
    <w:p w14:paraId="4E176C4B" w14:textId="77777777" w:rsidR="007312DA" w:rsidRPr="00B12C75" w:rsidRDefault="007312DA" w:rsidP="007312DA">
      <w:pPr>
        <w:jc w:val="both"/>
        <w:rPr>
          <w:rFonts w:cstheme="minorHAnsi"/>
          <w:sz w:val="26"/>
          <w:szCs w:val="26"/>
        </w:rPr>
      </w:pPr>
      <w:r w:rsidRPr="00B12C75">
        <w:rPr>
          <w:rFonts w:cstheme="minorHAnsi"/>
          <w:sz w:val="26"/>
          <w:szCs w:val="26"/>
        </w:rPr>
        <w:tab/>
        <w:t>The runoff, thus, actually consists of three portions:</w:t>
      </w:r>
    </w:p>
    <w:p w14:paraId="73A26B36" w14:textId="77777777" w:rsidR="007312DA" w:rsidRPr="00B12C75" w:rsidRDefault="007312DA" w:rsidP="007312DA">
      <w:pPr>
        <w:pStyle w:val="ListParagraph"/>
        <w:numPr>
          <w:ilvl w:val="0"/>
          <w:numId w:val="4"/>
        </w:numPr>
        <w:jc w:val="both"/>
        <w:rPr>
          <w:rFonts w:cstheme="minorHAnsi"/>
          <w:i/>
          <w:sz w:val="26"/>
          <w:szCs w:val="26"/>
        </w:rPr>
      </w:pPr>
      <w:r w:rsidRPr="00B12C75">
        <w:rPr>
          <w:rFonts w:cstheme="minorHAnsi"/>
          <w:i/>
          <w:sz w:val="26"/>
          <w:szCs w:val="26"/>
        </w:rPr>
        <w:t>surface runoff:</w:t>
      </w:r>
    </w:p>
    <w:p w14:paraId="38F7E67C" w14:textId="77777777" w:rsidR="007312DA" w:rsidRPr="00B12C75" w:rsidRDefault="007312DA" w:rsidP="007312DA">
      <w:pPr>
        <w:ind w:left="720"/>
        <w:jc w:val="both"/>
        <w:rPr>
          <w:rFonts w:cstheme="minorHAnsi"/>
          <w:i/>
          <w:sz w:val="26"/>
          <w:szCs w:val="26"/>
        </w:rPr>
      </w:pPr>
    </w:p>
    <w:p w14:paraId="1952043B" w14:textId="77777777" w:rsidR="007312DA" w:rsidRPr="00B12C75" w:rsidRDefault="007312DA" w:rsidP="007312DA">
      <w:pPr>
        <w:pStyle w:val="ListParagraph"/>
        <w:numPr>
          <w:ilvl w:val="0"/>
          <w:numId w:val="4"/>
        </w:numPr>
        <w:jc w:val="both"/>
        <w:rPr>
          <w:rFonts w:cstheme="minorHAnsi"/>
          <w:i/>
          <w:sz w:val="26"/>
          <w:szCs w:val="26"/>
        </w:rPr>
      </w:pPr>
      <w:r w:rsidRPr="00B12C75">
        <w:rPr>
          <w:rFonts w:cstheme="minorHAnsi"/>
          <w:i/>
          <w:sz w:val="26"/>
          <w:szCs w:val="26"/>
        </w:rPr>
        <w:t>base flow; and</w:t>
      </w:r>
    </w:p>
    <w:p w14:paraId="7A791576" w14:textId="77777777" w:rsidR="007312DA" w:rsidRPr="00B12C75" w:rsidRDefault="007312DA" w:rsidP="007312DA">
      <w:pPr>
        <w:pStyle w:val="ListParagraph"/>
        <w:jc w:val="both"/>
        <w:rPr>
          <w:rFonts w:cstheme="minorHAnsi"/>
          <w:i/>
          <w:sz w:val="26"/>
          <w:szCs w:val="26"/>
        </w:rPr>
      </w:pPr>
    </w:p>
    <w:p w14:paraId="12393B64" w14:textId="77777777" w:rsidR="007312DA" w:rsidRPr="00B12C75" w:rsidRDefault="007312DA" w:rsidP="007312DA">
      <w:pPr>
        <w:pStyle w:val="ListParagraph"/>
        <w:ind w:left="1440"/>
        <w:jc w:val="both"/>
        <w:rPr>
          <w:rFonts w:cstheme="minorHAnsi"/>
          <w:i/>
          <w:sz w:val="26"/>
          <w:szCs w:val="26"/>
        </w:rPr>
      </w:pPr>
    </w:p>
    <w:p w14:paraId="38A837FB" w14:textId="77777777" w:rsidR="007312DA" w:rsidRPr="00B12C75" w:rsidRDefault="007312DA" w:rsidP="007312DA">
      <w:pPr>
        <w:pStyle w:val="ListParagraph"/>
        <w:numPr>
          <w:ilvl w:val="0"/>
          <w:numId w:val="4"/>
        </w:numPr>
        <w:jc w:val="both"/>
        <w:rPr>
          <w:rFonts w:cstheme="minorHAnsi"/>
          <w:i/>
          <w:sz w:val="26"/>
          <w:szCs w:val="26"/>
        </w:rPr>
      </w:pPr>
      <w:r w:rsidRPr="00B12C75">
        <w:rPr>
          <w:rFonts w:cstheme="minorHAnsi"/>
          <w:i/>
          <w:sz w:val="26"/>
          <w:szCs w:val="26"/>
        </w:rPr>
        <w:t>direct precipitation over the river stream.</w:t>
      </w:r>
    </w:p>
    <w:p w14:paraId="28786B0E" w14:textId="77777777" w:rsidR="007312DA" w:rsidRPr="00B12C75" w:rsidRDefault="007312DA" w:rsidP="007312DA">
      <w:pPr>
        <w:pStyle w:val="ListParagraph"/>
        <w:ind w:left="1440"/>
        <w:jc w:val="both"/>
        <w:rPr>
          <w:rFonts w:cstheme="minorHAnsi"/>
          <w:i/>
          <w:sz w:val="26"/>
          <w:szCs w:val="26"/>
        </w:rPr>
      </w:pPr>
    </w:p>
    <w:p w14:paraId="67618011" w14:textId="2EAFCDE1" w:rsidR="007312DA" w:rsidRDefault="007312DA" w:rsidP="007312DA">
      <w:pPr>
        <w:ind w:left="720"/>
        <w:jc w:val="both"/>
        <w:rPr>
          <w:rFonts w:cstheme="minorHAnsi"/>
          <w:b/>
          <w:sz w:val="26"/>
          <w:szCs w:val="26"/>
        </w:rPr>
      </w:pPr>
      <w:r w:rsidRPr="00B12C75">
        <w:rPr>
          <w:rFonts w:cstheme="minorHAnsi"/>
          <w:sz w:val="26"/>
          <w:szCs w:val="26"/>
        </w:rPr>
        <w:t xml:space="preserve">The second factor is important for the minimum flow of the river; while the first factor is important for the maximum flow of the river; and the third factor, being negligible, is generally ignored. </w:t>
      </w:r>
      <w:r w:rsidRPr="00B12C75">
        <w:rPr>
          <w:rFonts w:cstheme="minorHAnsi"/>
          <w:i/>
          <w:sz w:val="26"/>
          <w:szCs w:val="26"/>
        </w:rPr>
        <w:t xml:space="preserve">For the </w:t>
      </w:r>
      <w:r w:rsidRPr="00B12C75">
        <w:rPr>
          <w:rFonts w:cstheme="minorHAnsi"/>
          <w:b/>
          <w:bCs/>
          <w:i/>
          <w:sz w:val="26"/>
          <w:szCs w:val="26"/>
        </w:rPr>
        <w:t xml:space="preserve">peak flows </w:t>
      </w:r>
      <w:r w:rsidRPr="00B12C75">
        <w:rPr>
          <w:rFonts w:cstheme="minorHAnsi"/>
          <w:i/>
          <w:sz w:val="26"/>
          <w:szCs w:val="26"/>
        </w:rPr>
        <w:t>we are generally concerned with surface runoffs, and, therefore, many a times, the term runoff is exclusively used for surface runoff.</w:t>
      </w:r>
      <w:r w:rsidRPr="007312DA">
        <w:rPr>
          <w:rFonts w:cstheme="minorHAnsi"/>
          <w:b/>
          <w:sz w:val="26"/>
          <w:szCs w:val="26"/>
        </w:rPr>
        <w:tab/>
      </w:r>
    </w:p>
    <w:p w14:paraId="6108AE26" w14:textId="77777777" w:rsidR="00A15966" w:rsidRPr="007312DA" w:rsidRDefault="00A15966" w:rsidP="007312DA">
      <w:pPr>
        <w:ind w:left="720"/>
        <w:jc w:val="both"/>
        <w:rPr>
          <w:rFonts w:cstheme="minorHAnsi"/>
          <w:b/>
          <w:bCs/>
          <w:sz w:val="26"/>
          <w:szCs w:val="26"/>
        </w:rPr>
      </w:pPr>
    </w:p>
    <w:p w14:paraId="0B3FFD17" w14:textId="282D9593" w:rsidR="007312DA" w:rsidRDefault="00A15966" w:rsidP="007312DA">
      <w:pPr>
        <w:spacing w:line="276" w:lineRule="auto"/>
        <w:rPr>
          <w:b/>
          <w:sz w:val="26"/>
          <w:szCs w:val="26"/>
          <w:u w:val="single"/>
          <w:lang w:val="en-GB"/>
        </w:rPr>
      </w:pPr>
      <w:r w:rsidRPr="00A15966">
        <w:rPr>
          <w:b/>
          <w:sz w:val="26"/>
          <w:szCs w:val="26"/>
          <w:lang w:val="en-GB"/>
        </w:rPr>
        <w:t>3.3</w:t>
      </w:r>
      <w:r w:rsidRPr="00A15966">
        <w:rPr>
          <w:b/>
          <w:sz w:val="26"/>
          <w:szCs w:val="26"/>
          <w:lang w:val="en-GB"/>
        </w:rPr>
        <w:tab/>
      </w:r>
      <w:r w:rsidRPr="00A15966">
        <w:rPr>
          <w:b/>
          <w:sz w:val="26"/>
          <w:szCs w:val="26"/>
          <w:u w:val="single"/>
          <w:lang w:val="en-GB"/>
        </w:rPr>
        <w:t>RUNOFF CYCLE</w:t>
      </w:r>
    </w:p>
    <w:p w14:paraId="4E5A29C6" w14:textId="251C7CD1" w:rsidR="00261A1C" w:rsidRDefault="00261A1C" w:rsidP="00554EB7">
      <w:pPr>
        <w:spacing w:line="276" w:lineRule="auto"/>
        <w:ind w:left="720"/>
        <w:jc w:val="both"/>
        <w:rPr>
          <w:rFonts w:cstheme="minorHAnsi"/>
          <w:sz w:val="26"/>
          <w:szCs w:val="26"/>
        </w:rPr>
      </w:pPr>
      <w:r>
        <w:rPr>
          <w:bCs/>
          <w:sz w:val="26"/>
          <w:szCs w:val="26"/>
          <w:lang w:val="en-GB"/>
        </w:rPr>
        <w:t>T</w:t>
      </w:r>
      <w:r w:rsidRPr="00B12C75">
        <w:rPr>
          <w:rFonts w:cstheme="minorHAnsi"/>
          <w:sz w:val="26"/>
          <w:szCs w:val="26"/>
        </w:rPr>
        <w:t xml:space="preserve">he term </w:t>
      </w:r>
      <w:r w:rsidRPr="00B12C75">
        <w:rPr>
          <w:rFonts w:cstheme="minorHAnsi"/>
          <w:i/>
          <w:sz w:val="26"/>
          <w:szCs w:val="26"/>
        </w:rPr>
        <w:t>hydrologic cycle</w:t>
      </w:r>
      <w:r w:rsidRPr="00B12C75">
        <w:rPr>
          <w:rFonts w:cstheme="minorHAnsi"/>
          <w:sz w:val="26"/>
          <w:szCs w:val="26"/>
        </w:rPr>
        <w:t xml:space="preserve"> is used to express the general circulation of water in its various forms from oceans to the atmosphere, to the ground from the</w:t>
      </w:r>
      <w:r>
        <w:rPr>
          <w:rFonts w:cstheme="minorHAnsi"/>
          <w:sz w:val="26"/>
          <w:szCs w:val="26"/>
        </w:rPr>
        <w:t xml:space="preserve"> </w:t>
      </w:r>
      <w:r w:rsidRPr="00B12C75">
        <w:rPr>
          <w:rFonts w:cstheme="minorHAnsi"/>
          <w:sz w:val="26"/>
          <w:szCs w:val="26"/>
        </w:rPr>
        <w:t>atmosphere, and finally to</w:t>
      </w:r>
      <w:r w:rsidRPr="00261A1C">
        <w:rPr>
          <w:rFonts w:cstheme="minorHAnsi"/>
          <w:sz w:val="26"/>
          <w:szCs w:val="26"/>
        </w:rPr>
        <w:t xml:space="preserve"> </w:t>
      </w:r>
      <w:r w:rsidRPr="00B12C75">
        <w:rPr>
          <w:rFonts w:cstheme="minorHAnsi"/>
          <w:sz w:val="26"/>
          <w:szCs w:val="26"/>
        </w:rPr>
        <w:t xml:space="preserve">the </w:t>
      </w:r>
      <w:r w:rsidRPr="00B12C75">
        <w:rPr>
          <w:rFonts w:cstheme="minorHAnsi"/>
          <w:sz w:val="26"/>
          <w:szCs w:val="26"/>
        </w:rPr>
        <w:lastRenderedPageBreak/>
        <w:t xml:space="preserve">oceans again. The </w:t>
      </w:r>
      <w:r w:rsidRPr="00B12C75">
        <w:rPr>
          <w:rFonts w:cstheme="minorHAnsi"/>
          <w:i/>
          <w:sz w:val="26"/>
          <w:szCs w:val="26"/>
        </w:rPr>
        <w:t>runoff cycle</w:t>
      </w:r>
      <w:r w:rsidRPr="00B12C75">
        <w:rPr>
          <w:rFonts w:cstheme="minorHAnsi"/>
          <w:sz w:val="26"/>
          <w:szCs w:val="26"/>
        </w:rPr>
        <w:t xml:space="preserve"> is a descriptive</w:t>
      </w:r>
      <w:r w:rsidRPr="00261A1C">
        <w:rPr>
          <w:rFonts w:cstheme="minorHAnsi"/>
          <w:sz w:val="26"/>
          <w:szCs w:val="26"/>
        </w:rPr>
        <w:t xml:space="preserve"> </w:t>
      </w:r>
      <w:r w:rsidRPr="00B12C75">
        <w:rPr>
          <w:rFonts w:cstheme="minorHAnsi"/>
          <w:sz w:val="26"/>
          <w:szCs w:val="26"/>
        </w:rPr>
        <w:t>term applied to a part of this hydrologic cycle, i.e. the part between the precipitation from the atmosphere to the land areas, and its subsequent discharge through stream channels, or direct return to the atmosphere through evapo-transpiration.</w:t>
      </w:r>
      <w:r>
        <w:rPr>
          <w:rFonts w:cstheme="minorHAnsi"/>
          <w:sz w:val="26"/>
          <w:szCs w:val="26"/>
        </w:rPr>
        <w:t xml:space="preserve"> </w:t>
      </w:r>
      <w:r w:rsidR="00554EB7" w:rsidRPr="00B12C75">
        <w:rPr>
          <w:rFonts w:cstheme="minorHAnsi"/>
          <w:sz w:val="26"/>
          <w:szCs w:val="26"/>
        </w:rPr>
        <w:t>The conditions existing at four different times, which are typical of the runoff cycle, are discussed below:</w:t>
      </w:r>
    </w:p>
    <w:p w14:paraId="7DC7330B" w14:textId="77777777" w:rsidR="00863B39" w:rsidRPr="00B12C75" w:rsidRDefault="00863B39" w:rsidP="00863B39">
      <w:pPr>
        <w:jc w:val="both"/>
        <w:rPr>
          <w:rFonts w:cstheme="minorHAnsi"/>
          <w:sz w:val="26"/>
          <w:szCs w:val="26"/>
        </w:rPr>
      </w:pPr>
      <w:r w:rsidRPr="00B12C75">
        <w:rPr>
          <w:rFonts w:cstheme="minorHAnsi"/>
          <w:b/>
          <w:sz w:val="26"/>
          <w:szCs w:val="26"/>
        </w:rPr>
        <w:t xml:space="preserve">(1) End of dry period and the beginning of a heavy isolated rainfall. </w:t>
      </w:r>
      <w:r w:rsidRPr="00B12C75">
        <w:rPr>
          <w:rFonts w:cstheme="minorHAnsi"/>
          <w:sz w:val="26"/>
          <w:szCs w:val="26"/>
        </w:rPr>
        <w:t xml:space="preserve">At this stage, all surface and channel storage, resulted from the previous rains gets depleted except for that in reservoirs, lakes and ponds. The only source of streamflow is the ground water flow, entering the river channel. The flow decreases with time, according to the storage depletion curve. Fig. a shows the happenings occuring at this stage, which include </w:t>
      </w:r>
      <w:r w:rsidRPr="00B12C75">
        <w:rPr>
          <w:rFonts w:cstheme="minorHAnsi"/>
          <w:b/>
          <w:bCs/>
          <w:sz w:val="26"/>
          <w:szCs w:val="26"/>
        </w:rPr>
        <w:t>evaporation Transpiration (T)</w:t>
      </w:r>
      <w:r w:rsidRPr="00B12C75">
        <w:rPr>
          <w:rFonts w:cstheme="minorHAnsi"/>
          <w:sz w:val="26"/>
          <w:szCs w:val="26"/>
        </w:rPr>
        <w:t xml:space="preserve"> and </w:t>
      </w:r>
      <w:r w:rsidRPr="00B12C75">
        <w:rPr>
          <w:rFonts w:cstheme="minorHAnsi"/>
          <w:b/>
          <w:bCs/>
          <w:sz w:val="26"/>
          <w:szCs w:val="26"/>
        </w:rPr>
        <w:t>groundwater flow (G)</w:t>
      </w:r>
      <w:r w:rsidRPr="00B12C75">
        <w:rPr>
          <w:rFonts w:cstheme="minorHAnsi"/>
          <w:sz w:val="26"/>
          <w:szCs w:val="26"/>
        </w:rPr>
        <w:t>.</w:t>
      </w:r>
    </w:p>
    <w:p w14:paraId="5DFE391C" w14:textId="77777777" w:rsidR="00863B39" w:rsidRPr="00B12C75" w:rsidRDefault="00863B39" w:rsidP="00863B39">
      <w:pPr>
        <w:jc w:val="both"/>
        <w:rPr>
          <w:rFonts w:cstheme="minorHAnsi"/>
          <w:sz w:val="26"/>
          <w:szCs w:val="26"/>
        </w:rPr>
      </w:pPr>
    </w:p>
    <w:p w14:paraId="7F933545" w14:textId="795D67D0" w:rsidR="00863B39" w:rsidRPr="00B12C75" w:rsidRDefault="00863B39" w:rsidP="000417B0">
      <w:pPr>
        <w:jc w:val="center"/>
        <w:rPr>
          <w:rFonts w:cstheme="minorHAnsi"/>
          <w:b/>
          <w:sz w:val="26"/>
          <w:szCs w:val="26"/>
        </w:rPr>
        <w:pPrChange w:id="367" w:author="Swapnaneel Ghosh" w:date="2023-05-14T10:12:00Z">
          <w:pPr>
            <w:jc w:val="both"/>
          </w:pPr>
        </w:pPrChange>
      </w:pPr>
      <w:r w:rsidRPr="00B12C75">
        <w:rPr>
          <w:rFonts w:cstheme="minorHAnsi"/>
          <w:noProof/>
          <w:sz w:val="26"/>
          <w:szCs w:val="26"/>
        </w:rPr>
        <w:drawing>
          <wp:inline distT="0" distB="0" distL="0" distR="0" wp14:anchorId="5C6ABE63" wp14:editId="0616B967">
            <wp:extent cx="512826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128260" cy="1600200"/>
                    </a:xfrm>
                    <a:prstGeom prst="rect">
                      <a:avLst/>
                    </a:prstGeom>
                  </pic:spPr>
                </pic:pic>
              </a:graphicData>
            </a:graphic>
          </wp:inline>
        </w:drawing>
      </w:r>
    </w:p>
    <w:p w14:paraId="4D6F99C4" w14:textId="77777777" w:rsidR="00863B39" w:rsidRPr="00B12C75" w:rsidRDefault="00863B39" w:rsidP="00863B39">
      <w:pPr>
        <w:jc w:val="both"/>
        <w:rPr>
          <w:rFonts w:cstheme="minorHAnsi"/>
          <w:b/>
          <w:sz w:val="26"/>
          <w:szCs w:val="26"/>
        </w:rPr>
      </w:pPr>
    </w:p>
    <w:p w14:paraId="4D6ADE3A" w14:textId="77777777" w:rsidR="00863B39" w:rsidRPr="00B12C75" w:rsidRDefault="00863B39" w:rsidP="00863B39">
      <w:pPr>
        <w:jc w:val="both"/>
        <w:rPr>
          <w:rFonts w:cstheme="minorHAnsi"/>
          <w:i/>
          <w:iCs/>
          <w:sz w:val="26"/>
          <w:szCs w:val="26"/>
        </w:rPr>
      </w:pPr>
      <w:r w:rsidRPr="00B12C75">
        <w:rPr>
          <w:rFonts w:cstheme="minorHAnsi"/>
          <w:b/>
          <w:sz w:val="26"/>
          <w:szCs w:val="26"/>
        </w:rPr>
        <w:t>(2) Shortly after beginning of rainfall and before interception and depression storage have been satisfied.</w:t>
      </w:r>
      <w:r w:rsidRPr="00B12C75">
        <w:rPr>
          <w:rFonts w:cstheme="minorHAnsi"/>
          <w:sz w:val="26"/>
          <w:szCs w:val="26"/>
        </w:rPr>
        <w:t xml:space="preserve"> At this stage, a part of precipitation falls directly on the stream as channel precipitation (P), which becomes an immediate increment of streamflow. Part of the precipitation is intercepted (I) by vegetation and buildings, and so does not contribute to runoff. This stored water is eventually, returned to the atmosphere through evaporation. Most of the water reaching the ground is either retained on the surface as depression storage (D) or passes through the soil as </w:t>
      </w:r>
      <w:r w:rsidRPr="00B12C75">
        <w:rPr>
          <w:rFonts w:cstheme="minorHAnsi"/>
          <w:b/>
          <w:bCs/>
          <w:sz w:val="26"/>
          <w:szCs w:val="26"/>
        </w:rPr>
        <w:t>infiltration (F</w:t>
      </w:r>
      <w:r w:rsidRPr="00B12C75">
        <w:rPr>
          <w:rFonts w:cstheme="minorHAnsi"/>
          <w:sz w:val="26"/>
          <w:szCs w:val="26"/>
        </w:rPr>
        <w:t xml:space="preserve">. Once it infiltrates below the soil, it starts replenishing the soil moisture deficiency, without adding to the ground water-table. During this initial stage of rainfall, </w:t>
      </w:r>
      <w:r w:rsidRPr="00B12C75">
        <w:rPr>
          <w:rFonts w:cstheme="minorHAnsi"/>
          <w:b/>
          <w:bCs/>
          <w:sz w:val="26"/>
          <w:szCs w:val="26"/>
        </w:rPr>
        <w:t>overland flow</w:t>
      </w:r>
      <w:r w:rsidRPr="00B12C75">
        <w:rPr>
          <w:rFonts w:cstheme="minorHAnsi"/>
          <w:sz w:val="26"/>
          <w:szCs w:val="26"/>
        </w:rPr>
        <w:t xml:space="preserve"> occurs only from small portions of the basin, such as impervious areas like roads, etc., and extremely steep slopes. From almost all other areas, the overland flow does not occur, as rain water gets consumed in losses, like interception, depression storage, and infiltration. Rates of evaporation and transpiration, at this stage, are extremely low or negligible, as compared with those at fair weather conditions, because humidity high, and because the evaporation capacity of the air tends to be satisfied by the falling rain rather than by soil moisture. The happenings taking place at this stage are illustrated in Fig. (b).</w:t>
      </w:r>
    </w:p>
    <w:p w14:paraId="17DC31BC" w14:textId="77777777" w:rsidR="00863B39" w:rsidRPr="00B12C75" w:rsidRDefault="00863B39" w:rsidP="00863B39">
      <w:pPr>
        <w:jc w:val="both"/>
        <w:rPr>
          <w:rFonts w:cstheme="minorHAnsi"/>
          <w:sz w:val="26"/>
          <w:szCs w:val="26"/>
        </w:rPr>
      </w:pPr>
    </w:p>
    <w:p w14:paraId="756CCAE4" w14:textId="77777777" w:rsidR="00863B39" w:rsidRPr="00B12C75" w:rsidRDefault="00863B39" w:rsidP="000417B0">
      <w:pPr>
        <w:jc w:val="center"/>
        <w:rPr>
          <w:rFonts w:cstheme="minorHAnsi"/>
          <w:sz w:val="26"/>
          <w:szCs w:val="26"/>
        </w:rPr>
        <w:pPrChange w:id="368" w:author="Swapnaneel Ghosh" w:date="2023-05-14T10:12:00Z">
          <w:pPr>
            <w:jc w:val="both"/>
          </w:pPr>
        </w:pPrChange>
      </w:pPr>
      <w:r w:rsidRPr="00B12C75">
        <w:rPr>
          <w:rFonts w:cstheme="minorHAnsi"/>
          <w:noProof/>
          <w:sz w:val="26"/>
          <w:szCs w:val="26"/>
        </w:rPr>
        <w:lastRenderedPageBreak/>
        <w:drawing>
          <wp:inline distT="0" distB="0" distL="0" distR="0" wp14:anchorId="30D36B4D" wp14:editId="39C83C5E">
            <wp:extent cx="5334000" cy="16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334000" cy="1668780"/>
                    </a:xfrm>
                    <a:prstGeom prst="rect">
                      <a:avLst/>
                    </a:prstGeom>
                  </pic:spPr>
                </pic:pic>
              </a:graphicData>
            </a:graphic>
          </wp:inline>
        </w:drawing>
      </w:r>
    </w:p>
    <w:p w14:paraId="3402AA62" w14:textId="77777777" w:rsidR="00863B39" w:rsidRPr="00B12C75" w:rsidRDefault="00863B39" w:rsidP="00863B39">
      <w:pPr>
        <w:jc w:val="both"/>
        <w:rPr>
          <w:rFonts w:cstheme="minorHAnsi"/>
          <w:sz w:val="26"/>
          <w:szCs w:val="26"/>
        </w:rPr>
      </w:pPr>
      <w:r w:rsidRPr="00B12C75">
        <w:rPr>
          <w:rFonts w:cstheme="minorHAnsi"/>
          <w:b/>
          <w:sz w:val="26"/>
          <w:szCs w:val="26"/>
        </w:rPr>
        <w:t>(3) Near the end of isolated heavy rainfall.</w:t>
      </w:r>
      <w:r w:rsidRPr="00B12C75">
        <w:rPr>
          <w:rFonts w:cstheme="minorHAnsi"/>
          <w:sz w:val="26"/>
          <w:szCs w:val="26"/>
        </w:rPr>
        <w:t xml:space="preserve"> After many hours of heavy rainfall, virtually all depression storage and interception requirements get filled up, the </w:t>
      </w:r>
      <w:r w:rsidRPr="00B12C75">
        <w:rPr>
          <w:rFonts w:cstheme="minorHAnsi"/>
          <w:b/>
          <w:bCs/>
          <w:sz w:val="26"/>
          <w:szCs w:val="26"/>
        </w:rPr>
        <w:t xml:space="preserve">soil moisture </w:t>
      </w:r>
      <w:r w:rsidRPr="00B12C75">
        <w:rPr>
          <w:rFonts w:cstheme="minorHAnsi"/>
          <w:sz w:val="26"/>
          <w:szCs w:val="26"/>
        </w:rPr>
        <w:t xml:space="preserve">is also satisfied to a considerable extent, and infiltration rate is near the minimum. The vegetation is saturated and rain falling on it is balanced by an equal amount falling from the vegetation to the ground, except for the extremely small quantity which returns to the atmosphere through evaporation. Similarly, the flow into the filled depressions is essentially balanced by overland flow and infiltration. Thus at this stage, overland flow is the major happening, which takes place over nearly the entire basin, and streamflow begins to bear some relation to the rate of precipitation. Subsurface flow also contributes to streamflow, and underground storage is replenished by </w:t>
      </w:r>
      <w:r w:rsidRPr="00B12C75">
        <w:rPr>
          <w:rFonts w:cstheme="minorHAnsi"/>
          <w:b/>
          <w:bCs/>
          <w:sz w:val="26"/>
          <w:szCs w:val="26"/>
        </w:rPr>
        <w:t>ground water recharge (R)</w:t>
      </w:r>
      <w:r w:rsidRPr="00B12C75">
        <w:rPr>
          <w:rFonts w:cstheme="minorHAnsi"/>
          <w:sz w:val="26"/>
          <w:szCs w:val="26"/>
        </w:rPr>
        <w:t xml:space="preserve"> in some portion of the basin. The happenings taking place at this stage are shown in Fig. (c). </w:t>
      </w:r>
    </w:p>
    <w:p w14:paraId="654F3CFA" w14:textId="77777777" w:rsidR="00863B39" w:rsidRPr="00B12C75" w:rsidRDefault="00863B39" w:rsidP="00863B39">
      <w:pPr>
        <w:jc w:val="both"/>
        <w:rPr>
          <w:rFonts w:cstheme="minorHAnsi"/>
          <w:sz w:val="26"/>
          <w:szCs w:val="26"/>
        </w:rPr>
      </w:pPr>
    </w:p>
    <w:p w14:paraId="2BE338AF" w14:textId="77777777" w:rsidR="00863B39" w:rsidRPr="00B12C75" w:rsidRDefault="00863B39" w:rsidP="000417B0">
      <w:pPr>
        <w:jc w:val="center"/>
        <w:rPr>
          <w:rFonts w:cstheme="minorHAnsi"/>
          <w:sz w:val="26"/>
          <w:szCs w:val="26"/>
        </w:rPr>
        <w:pPrChange w:id="369" w:author="Swapnaneel Ghosh" w:date="2023-05-14T10:12:00Z">
          <w:pPr>
            <w:jc w:val="both"/>
          </w:pPr>
        </w:pPrChange>
      </w:pPr>
      <w:r w:rsidRPr="00B12C75">
        <w:rPr>
          <w:rFonts w:cstheme="minorHAnsi"/>
          <w:noProof/>
          <w:sz w:val="26"/>
          <w:szCs w:val="26"/>
        </w:rPr>
        <w:drawing>
          <wp:inline distT="0" distB="0" distL="0" distR="0" wp14:anchorId="51C0C25B" wp14:editId="6AECFF96">
            <wp:extent cx="563880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638800" cy="1714500"/>
                    </a:xfrm>
                    <a:prstGeom prst="rect">
                      <a:avLst/>
                    </a:prstGeom>
                  </pic:spPr>
                </pic:pic>
              </a:graphicData>
            </a:graphic>
          </wp:inline>
        </w:drawing>
      </w:r>
    </w:p>
    <w:p w14:paraId="470260B3" w14:textId="77777777" w:rsidR="00863B39" w:rsidRPr="00B12C75" w:rsidRDefault="00863B39" w:rsidP="00863B39">
      <w:pPr>
        <w:jc w:val="both"/>
        <w:rPr>
          <w:rFonts w:cstheme="minorHAnsi"/>
          <w:sz w:val="26"/>
          <w:szCs w:val="26"/>
        </w:rPr>
      </w:pPr>
    </w:p>
    <w:p w14:paraId="414485AC" w14:textId="77777777" w:rsidR="00863B39" w:rsidRPr="00B12C75" w:rsidRDefault="00863B39" w:rsidP="00863B39">
      <w:pPr>
        <w:jc w:val="both"/>
        <w:rPr>
          <w:rFonts w:cstheme="minorHAnsi"/>
          <w:sz w:val="26"/>
          <w:szCs w:val="26"/>
        </w:rPr>
      </w:pPr>
    </w:p>
    <w:p w14:paraId="7CC8FEBB" w14:textId="77777777" w:rsidR="00863B39" w:rsidRPr="00B12C75" w:rsidRDefault="00863B39" w:rsidP="00863B39">
      <w:pPr>
        <w:jc w:val="both"/>
        <w:rPr>
          <w:rFonts w:cstheme="minorHAnsi"/>
          <w:sz w:val="26"/>
          <w:szCs w:val="26"/>
        </w:rPr>
      </w:pPr>
      <w:r w:rsidRPr="00B12C75">
        <w:rPr>
          <w:rFonts w:cstheme="minorHAnsi"/>
          <w:b/>
          <w:sz w:val="26"/>
          <w:szCs w:val="26"/>
        </w:rPr>
        <w:t>(4) After the end of rainfall.</w:t>
      </w:r>
      <w:r w:rsidRPr="00B12C75">
        <w:rPr>
          <w:rFonts w:cstheme="minorHAnsi"/>
          <w:sz w:val="26"/>
          <w:szCs w:val="26"/>
        </w:rPr>
        <w:t xml:space="preserve"> When rain and overland flow ceases, the streamflow consists of only the baseflow and the channel storage. Evaporation takes place quite actively from soil moisture, depression and interception storages. Transpiration also starts from the vegetative cover. Water from depression storage also continues to infiltrate. Also, the gravity water, still not drained up to the water-table and present in the zone of </w:t>
      </w:r>
      <w:r w:rsidRPr="00B12C75">
        <w:rPr>
          <w:rFonts w:cstheme="minorHAnsi"/>
          <w:b/>
          <w:bCs/>
          <w:sz w:val="26"/>
          <w:szCs w:val="26"/>
        </w:rPr>
        <w:t>aeration</w:t>
      </w:r>
      <w:r w:rsidRPr="00B12C75">
        <w:rPr>
          <w:rFonts w:cstheme="minorHAnsi"/>
          <w:sz w:val="26"/>
          <w:szCs w:val="26"/>
        </w:rPr>
        <w:t xml:space="preserve"> may continue its downward journey to join the water-table, and thus ground water recharge may continue. The water-table, consequently, may rise or fall, depending upon whether the downward </w:t>
      </w:r>
      <w:r w:rsidRPr="00B12C75">
        <w:rPr>
          <w:rFonts w:cstheme="minorHAnsi"/>
          <w:b/>
          <w:bCs/>
          <w:sz w:val="26"/>
          <w:szCs w:val="26"/>
        </w:rPr>
        <w:t xml:space="preserve">percolation </w:t>
      </w:r>
      <w:r w:rsidRPr="00B12C75">
        <w:rPr>
          <w:rFonts w:cstheme="minorHAnsi"/>
          <w:sz w:val="26"/>
          <w:szCs w:val="26"/>
        </w:rPr>
        <w:t>rate exceeds or not, the rate at which the ground water is contributing to the flow in the stream channel. The conditions prevailing at this last stage of runoff cycle are shown in Fig. d.</w:t>
      </w:r>
    </w:p>
    <w:p w14:paraId="45E157AD" w14:textId="77777777" w:rsidR="00863B39" w:rsidRPr="00B12C75" w:rsidRDefault="00863B39" w:rsidP="00863B39">
      <w:pPr>
        <w:jc w:val="both"/>
        <w:rPr>
          <w:rFonts w:cstheme="minorHAnsi"/>
          <w:sz w:val="26"/>
          <w:szCs w:val="26"/>
        </w:rPr>
      </w:pPr>
    </w:p>
    <w:p w14:paraId="70ED588B" w14:textId="77777777" w:rsidR="00863B39" w:rsidRDefault="00863B39" w:rsidP="000417B0">
      <w:pPr>
        <w:jc w:val="center"/>
        <w:rPr>
          <w:rFonts w:cstheme="minorHAnsi"/>
          <w:sz w:val="26"/>
          <w:szCs w:val="26"/>
        </w:rPr>
        <w:pPrChange w:id="370" w:author="Swapnaneel Ghosh" w:date="2023-05-14T10:12:00Z">
          <w:pPr>
            <w:jc w:val="both"/>
          </w:pPr>
        </w:pPrChange>
      </w:pPr>
      <w:r w:rsidRPr="00B12C75">
        <w:rPr>
          <w:rFonts w:cstheme="minorHAnsi"/>
          <w:noProof/>
          <w:sz w:val="26"/>
          <w:szCs w:val="26"/>
        </w:rPr>
        <w:lastRenderedPageBreak/>
        <w:drawing>
          <wp:inline distT="0" distB="0" distL="0" distR="0" wp14:anchorId="2116183A" wp14:editId="67AC30ED">
            <wp:extent cx="54864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486400" cy="1905000"/>
                    </a:xfrm>
                    <a:prstGeom prst="rect">
                      <a:avLst/>
                    </a:prstGeom>
                  </pic:spPr>
                </pic:pic>
              </a:graphicData>
            </a:graphic>
          </wp:inline>
        </w:drawing>
      </w:r>
    </w:p>
    <w:p w14:paraId="0A548789" w14:textId="77777777" w:rsidR="00B31BE7" w:rsidRDefault="00B31BE7" w:rsidP="00863B39">
      <w:pPr>
        <w:jc w:val="both"/>
        <w:rPr>
          <w:rFonts w:cstheme="minorHAnsi"/>
          <w:sz w:val="26"/>
          <w:szCs w:val="26"/>
        </w:rPr>
      </w:pPr>
    </w:p>
    <w:p w14:paraId="208980DB" w14:textId="3CB91F5A" w:rsidR="00B31BE7" w:rsidRDefault="00F14AB6" w:rsidP="00863B39">
      <w:pPr>
        <w:jc w:val="both"/>
        <w:rPr>
          <w:rFonts w:cstheme="minorHAnsi"/>
          <w:b/>
          <w:bCs/>
          <w:sz w:val="26"/>
          <w:szCs w:val="26"/>
          <w:u w:val="single"/>
        </w:rPr>
      </w:pPr>
      <w:r w:rsidRPr="00F14AB6">
        <w:rPr>
          <w:rFonts w:cstheme="minorHAnsi"/>
          <w:b/>
          <w:bCs/>
          <w:sz w:val="26"/>
          <w:szCs w:val="26"/>
        </w:rPr>
        <w:t>3.4</w:t>
      </w:r>
      <w:r>
        <w:rPr>
          <w:rFonts w:cstheme="minorHAnsi"/>
          <w:b/>
          <w:bCs/>
          <w:sz w:val="26"/>
          <w:szCs w:val="26"/>
        </w:rPr>
        <w:tab/>
      </w:r>
      <w:r w:rsidRPr="00F14AB6">
        <w:rPr>
          <w:rFonts w:cstheme="minorHAnsi"/>
          <w:b/>
          <w:bCs/>
          <w:sz w:val="26"/>
          <w:szCs w:val="26"/>
          <w:u w:val="single"/>
        </w:rPr>
        <w:t>FACTORS AFFECTING RUNOFF</w:t>
      </w:r>
    </w:p>
    <w:p w14:paraId="5E0B154F" w14:textId="76F8D99F" w:rsidR="00F14AB6" w:rsidRPr="00B12C75" w:rsidRDefault="00F14AB6" w:rsidP="00196228">
      <w:pPr>
        <w:ind w:left="720"/>
        <w:jc w:val="both"/>
        <w:rPr>
          <w:rFonts w:cstheme="minorHAnsi"/>
          <w:i/>
          <w:sz w:val="26"/>
          <w:szCs w:val="26"/>
        </w:rPr>
      </w:pPr>
      <w:r w:rsidRPr="00B12C75">
        <w:rPr>
          <w:rFonts w:cstheme="minorHAnsi"/>
          <w:sz w:val="26"/>
          <w:szCs w:val="26"/>
        </w:rPr>
        <w:t xml:space="preserve">The various factors affecting the runoff, can be divided into two groups: (1) </w:t>
      </w:r>
      <w:r w:rsidRPr="00B12C75">
        <w:rPr>
          <w:rFonts w:cstheme="minorHAnsi"/>
          <w:b/>
          <w:bCs/>
          <w:i/>
          <w:sz w:val="26"/>
          <w:szCs w:val="26"/>
        </w:rPr>
        <w:t>characteristics of precipitation</w:t>
      </w:r>
      <w:r w:rsidRPr="00B12C75">
        <w:rPr>
          <w:rFonts w:cstheme="minorHAnsi"/>
          <w:sz w:val="26"/>
          <w:szCs w:val="26"/>
        </w:rPr>
        <w:t xml:space="preserve">; and (2) </w:t>
      </w:r>
      <w:r w:rsidRPr="00B12C75">
        <w:rPr>
          <w:rFonts w:cstheme="minorHAnsi"/>
          <w:b/>
          <w:bCs/>
          <w:i/>
          <w:sz w:val="26"/>
          <w:szCs w:val="26"/>
        </w:rPr>
        <w:t>characteristics of drainage basin</w:t>
      </w:r>
      <w:r w:rsidRPr="00B12C75">
        <w:rPr>
          <w:rFonts w:cstheme="minorHAnsi"/>
          <w:b/>
          <w:bCs/>
          <w:sz w:val="26"/>
          <w:szCs w:val="26"/>
        </w:rPr>
        <w:t>.</w:t>
      </w:r>
      <w:r w:rsidRPr="00B12C75">
        <w:rPr>
          <w:rFonts w:cstheme="minorHAnsi"/>
          <w:sz w:val="26"/>
          <w:szCs w:val="26"/>
        </w:rPr>
        <w:t xml:space="preserve"> Various factors falling under these two beads are discussed below:</w:t>
      </w:r>
    </w:p>
    <w:p w14:paraId="6A3D5595" w14:textId="77777777" w:rsidR="00F14AB6" w:rsidRPr="00B12C75" w:rsidRDefault="00F14AB6" w:rsidP="00F14AB6">
      <w:pPr>
        <w:ind w:firstLine="720"/>
        <w:jc w:val="both"/>
        <w:rPr>
          <w:rFonts w:cstheme="minorHAnsi"/>
          <w:i/>
          <w:sz w:val="26"/>
          <w:szCs w:val="26"/>
        </w:rPr>
      </w:pPr>
      <w:r w:rsidRPr="00B12C75">
        <w:rPr>
          <w:rFonts w:cstheme="minorHAnsi"/>
          <w:i/>
          <w:sz w:val="26"/>
          <w:szCs w:val="26"/>
        </w:rPr>
        <w:t>(1) CHARACTERISTICS OF PRECIPITATION</w:t>
      </w:r>
    </w:p>
    <w:p w14:paraId="4E0925D2" w14:textId="7AB48DC7" w:rsidR="00F14AB6" w:rsidRPr="00B12C75" w:rsidRDefault="00F14AB6" w:rsidP="00F14AB6">
      <w:pPr>
        <w:ind w:left="720"/>
        <w:jc w:val="both"/>
        <w:rPr>
          <w:rFonts w:cstheme="minorHAnsi"/>
          <w:sz w:val="26"/>
          <w:szCs w:val="26"/>
        </w:rPr>
      </w:pPr>
      <w:r w:rsidRPr="00B12C75">
        <w:rPr>
          <w:rFonts w:cstheme="minorHAnsi"/>
          <w:sz w:val="26"/>
          <w:szCs w:val="26"/>
        </w:rPr>
        <w:t xml:space="preserve">(a) </w:t>
      </w:r>
      <w:r w:rsidRPr="00B12C75">
        <w:rPr>
          <w:rFonts w:cstheme="minorHAnsi"/>
          <w:b/>
          <w:sz w:val="26"/>
          <w:szCs w:val="26"/>
        </w:rPr>
        <w:t>Type of Precipitation</w:t>
      </w:r>
      <w:r w:rsidRPr="00B12C75">
        <w:rPr>
          <w:rFonts w:cstheme="minorHAnsi"/>
          <w:sz w:val="26"/>
          <w:szCs w:val="26"/>
        </w:rPr>
        <w:t xml:space="preserve">. Precipitation generally occurs either in the form of rain or snow. Runoff pattern or the hydrograph of runoff is considerably governed by this factor. </w:t>
      </w:r>
    </w:p>
    <w:p w14:paraId="4FFCCA52" w14:textId="4574E1B8" w:rsidR="00F14AB6" w:rsidRDefault="00F14AB6" w:rsidP="00F14AB6">
      <w:pPr>
        <w:ind w:left="720"/>
        <w:jc w:val="both"/>
        <w:rPr>
          <w:rFonts w:cstheme="minorHAnsi"/>
          <w:sz w:val="26"/>
          <w:szCs w:val="26"/>
        </w:rPr>
      </w:pPr>
      <w:r w:rsidRPr="00B12C75">
        <w:rPr>
          <w:rFonts w:cstheme="minorHAnsi"/>
          <w:sz w:val="26"/>
          <w:szCs w:val="26"/>
        </w:rPr>
        <w:t xml:space="preserve">(b) </w:t>
      </w:r>
      <w:r w:rsidRPr="00B12C75">
        <w:rPr>
          <w:rFonts w:cstheme="minorHAnsi"/>
          <w:b/>
          <w:sz w:val="26"/>
          <w:szCs w:val="26"/>
        </w:rPr>
        <w:t>Rain Intensity</w:t>
      </w:r>
      <w:r w:rsidRPr="00B12C75">
        <w:rPr>
          <w:rFonts w:cstheme="minorHAnsi"/>
          <w:sz w:val="26"/>
          <w:szCs w:val="26"/>
        </w:rPr>
        <w:t>. Rain intensity has a lot of effect on the runoff. If the intensity of rain increases, the runoff increases rapidly. For example, if the intensity is increased four times, the runoff may increase nine times.</w:t>
      </w:r>
      <w:r>
        <w:rPr>
          <w:rFonts w:cstheme="minorHAnsi"/>
          <w:sz w:val="26"/>
          <w:szCs w:val="26"/>
        </w:rPr>
        <w:t xml:space="preserve"> </w:t>
      </w:r>
      <w:r w:rsidRPr="00B12C75">
        <w:rPr>
          <w:rFonts w:cstheme="minorHAnsi"/>
          <w:sz w:val="26"/>
          <w:szCs w:val="26"/>
        </w:rPr>
        <w:t>Thus, an intense rain of the type shown in Fig. a will definitely produce much more runoff than a uniform rain of the type shown in Fig. b, provided the infiltration capacity remains the same throughout the storm period.</w:t>
      </w:r>
    </w:p>
    <w:p w14:paraId="04F2D61B" w14:textId="419F4626" w:rsidR="002D3226" w:rsidRDefault="002D3226" w:rsidP="002D3226">
      <w:pPr>
        <w:ind w:left="720"/>
        <w:jc w:val="center"/>
        <w:rPr>
          <w:rFonts w:cstheme="minorHAnsi"/>
          <w:sz w:val="26"/>
          <w:szCs w:val="26"/>
        </w:rPr>
      </w:pPr>
      <w:r>
        <w:rPr>
          <w:rFonts w:cstheme="minorHAnsi"/>
          <w:noProof/>
          <w:sz w:val="26"/>
          <w:szCs w:val="26"/>
        </w:rPr>
        <w:drawing>
          <wp:inline distT="0" distB="0" distL="0" distR="0" wp14:anchorId="1652F201" wp14:editId="476C0F24">
            <wp:extent cx="5731625" cy="2560320"/>
            <wp:effectExtent l="0" t="0" r="2540" b="0"/>
            <wp:docPr id="14170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5357" name="Picture 1417045357"/>
                    <pic:cNvPicPr/>
                  </pic:nvPicPr>
                  <pic:blipFill>
                    <a:blip r:embed="rId13">
                      <a:extLst>
                        <a:ext uri="{28A0092B-C50C-407E-A947-70E740481C1C}">
                          <a14:useLocalDpi xmlns:a14="http://schemas.microsoft.com/office/drawing/2010/main" val="0"/>
                        </a:ext>
                      </a:extLst>
                    </a:blip>
                    <a:stretch>
                      <a:fillRect/>
                    </a:stretch>
                  </pic:blipFill>
                  <pic:spPr>
                    <a:xfrm>
                      <a:off x="0" y="0"/>
                      <a:ext cx="5731625" cy="2560320"/>
                    </a:xfrm>
                    <a:prstGeom prst="rect">
                      <a:avLst/>
                    </a:prstGeom>
                  </pic:spPr>
                </pic:pic>
              </a:graphicData>
            </a:graphic>
          </wp:inline>
        </w:drawing>
      </w:r>
    </w:p>
    <w:p w14:paraId="34D8A9DA" w14:textId="2DB628C2" w:rsidR="00196228" w:rsidRDefault="002D3226">
      <w:pPr>
        <w:jc w:val="center"/>
        <w:rPr>
          <w:rFonts w:cstheme="minorHAnsi"/>
          <w:b/>
          <w:bCs/>
          <w:noProof/>
          <w:sz w:val="26"/>
          <w:szCs w:val="26"/>
          <w:lang w:val="en-US"/>
        </w:rPr>
        <w:pPrChange w:id="371" w:author="Swapnaneel Ghosh" w:date="2023-05-13T10:23:00Z">
          <w:pPr>
            <w:ind w:left="720"/>
            <w:jc w:val="center"/>
          </w:pPr>
        </w:pPrChange>
      </w:pPr>
      <w:r w:rsidRPr="002C3D0D">
        <w:rPr>
          <w:rFonts w:cstheme="minorHAnsi"/>
          <w:b/>
          <w:bCs/>
          <w:noProof/>
          <w:sz w:val="26"/>
          <w:szCs w:val="26"/>
          <w:lang w:val="en-US"/>
        </w:rPr>
        <w:t>Fig. 3.3.1</w:t>
      </w:r>
    </w:p>
    <w:p w14:paraId="086BEBBC" w14:textId="4B8A41CF" w:rsidR="005F5E8A" w:rsidRPr="00B12C75" w:rsidRDefault="005F5E8A" w:rsidP="00FE47BA">
      <w:pPr>
        <w:spacing w:line="276" w:lineRule="auto"/>
        <w:jc w:val="both"/>
        <w:rPr>
          <w:rFonts w:cstheme="minorHAnsi"/>
          <w:sz w:val="26"/>
          <w:szCs w:val="26"/>
        </w:rPr>
      </w:pPr>
      <w:r w:rsidRPr="00B12C75">
        <w:rPr>
          <w:rFonts w:cstheme="minorHAnsi"/>
          <w:sz w:val="26"/>
          <w:szCs w:val="26"/>
        </w:rPr>
        <w:t xml:space="preserve">Although the total amount of rain in Fig. </w:t>
      </w:r>
      <w:r w:rsidR="00F97100">
        <w:rPr>
          <w:rFonts w:cstheme="minorHAnsi"/>
          <w:sz w:val="26"/>
          <w:szCs w:val="26"/>
        </w:rPr>
        <w:t>3.3.1</w:t>
      </w:r>
      <w:r w:rsidRPr="00B12C75">
        <w:rPr>
          <w:rFonts w:cstheme="minorHAnsi"/>
          <w:sz w:val="26"/>
          <w:szCs w:val="26"/>
        </w:rPr>
        <w:t xml:space="preserve"> (a) and (b) is the same, still rain (a) will produce higher amount of runoff, while, rain (b) is likely to produce much less runoff.</w:t>
      </w:r>
    </w:p>
    <w:p w14:paraId="2F3F2FCA" w14:textId="77777777" w:rsidR="005F5E8A" w:rsidRPr="00B12C75" w:rsidRDefault="005F5E8A" w:rsidP="005F5E8A">
      <w:pPr>
        <w:jc w:val="both"/>
        <w:rPr>
          <w:rFonts w:cstheme="minorHAnsi"/>
          <w:sz w:val="26"/>
          <w:szCs w:val="26"/>
        </w:rPr>
      </w:pPr>
      <w:r w:rsidRPr="00B12C75">
        <w:rPr>
          <w:rFonts w:cstheme="minorHAnsi"/>
          <w:sz w:val="26"/>
          <w:szCs w:val="26"/>
        </w:rPr>
        <w:lastRenderedPageBreak/>
        <w:tab/>
        <w:t>(c</w:t>
      </w:r>
      <w:r w:rsidRPr="00B12C75">
        <w:rPr>
          <w:rFonts w:cstheme="minorHAnsi"/>
          <w:b/>
          <w:sz w:val="26"/>
          <w:szCs w:val="26"/>
        </w:rPr>
        <w:t>) Duration of Rainfall.</w:t>
      </w:r>
      <w:r w:rsidRPr="00B12C75">
        <w:rPr>
          <w:rFonts w:cstheme="minorHAnsi"/>
          <w:sz w:val="26"/>
          <w:szCs w:val="26"/>
        </w:rPr>
        <w:t xml:space="preserve"> Duration of rainfall is important because of the fact that the infiltration capacity goes on reducing during the storm, till it attains a constant value. If the infiltration is less, the surface runoff will be more. </w:t>
      </w:r>
    </w:p>
    <w:p w14:paraId="2C8C4A34" w14:textId="2A6E43EC" w:rsidR="005F5E8A" w:rsidRPr="00B12C75" w:rsidRDefault="005F5E8A" w:rsidP="005F5E8A">
      <w:pPr>
        <w:jc w:val="both"/>
        <w:rPr>
          <w:rFonts w:cstheme="minorHAnsi"/>
          <w:sz w:val="26"/>
          <w:szCs w:val="26"/>
        </w:rPr>
      </w:pPr>
      <w:r w:rsidRPr="00B12C75">
        <w:rPr>
          <w:rFonts w:cstheme="minorHAnsi"/>
          <w:sz w:val="26"/>
          <w:szCs w:val="26"/>
        </w:rPr>
        <w:tab/>
        <w:t xml:space="preserve">(d) </w:t>
      </w:r>
      <w:r w:rsidRPr="00B12C75">
        <w:rPr>
          <w:rFonts w:cstheme="minorHAnsi"/>
          <w:b/>
          <w:sz w:val="26"/>
          <w:szCs w:val="26"/>
        </w:rPr>
        <w:t>Areal Rainfall Distribution.</w:t>
      </w:r>
      <w:r w:rsidRPr="00B12C75">
        <w:rPr>
          <w:rFonts w:cstheme="minorHAnsi"/>
          <w:sz w:val="26"/>
          <w:szCs w:val="26"/>
        </w:rPr>
        <w:t xml:space="preserve"> We have considered all the above factors in the light of the assumption that the rain is uniformly distributed over the entire basin; but in actual practice, it generally never happens. The rain may fall either on the whole basin or on a small part of it</w:t>
      </w:r>
      <w:r w:rsidRPr="00B12C75">
        <w:rPr>
          <w:rFonts w:cstheme="minorHAnsi"/>
          <w:i/>
          <w:sz w:val="26"/>
          <w:szCs w:val="26"/>
        </w:rPr>
        <w:t xml:space="preserve">. </w:t>
      </w:r>
      <w:r w:rsidRPr="00B12C75">
        <w:rPr>
          <w:rFonts w:cstheme="minorHAnsi"/>
          <w:sz w:val="26"/>
          <w:szCs w:val="26"/>
        </w:rPr>
        <w:tab/>
      </w:r>
    </w:p>
    <w:p w14:paraId="1D077CEB" w14:textId="77777777" w:rsidR="005F5E8A" w:rsidRPr="00B12C75" w:rsidRDefault="005F5E8A" w:rsidP="005F5E8A">
      <w:pPr>
        <w:jc w:val="both"/>
        <w:rPr>
          <w:rFonts w:cstheme="minorHAnsi"/>
          <w:sz w:val="26"/>
          <w:szCs w:val="26"/>
        </w:rPr>
      </w:pPr>
      <w:r w:rsidRPr="00B12C75">
        <w:rPr>
          <w:rFonts w:cstheme="minorHAnsi"/>
          <w:sz w:val="26"/>
          <w:szCs w:val="26"/>
        </w:rPr>
        <w:tab/>
        <w:t xml:space="preserve">(e) </w:t>
      </w:r>
      <w:r w:rsidRPr="00B12C75">
        <w:rPr>
          <w:rFonts w:cstheme="minorHAnsi"/>
          <w:b/>
          <w:sz w:val="26"/>
          <w:szCs w:val="26"/>
        </w:rPr>
        <w:t>Soil Moisture Deficiency.</w:t>
      </w:r>
      <w:r w:rsidRPr="00B12C75">
        <w:rPr>
          <w:rFonts w:cstheme="minorHAnsi"/>
          <w:sz w:val="26"/>
          <w:szCs w:val="26"/>
        </w:rPr>
        <w:t xml:space="preserve"> The runoff depends upon the soil moisture present at the time of the rainfall. If a rain occurs after a long dry spell of time, the soil is dry and it can absorb huge amounts of water, and thus even intense rain may fail to produce any appreciable runoff. But on the other hand, if the rain occurs after a long rainy season, the soil will be already wet and there may be very less infiltration, and even low intensity rain may cause peak flow and considerable stream rise, sometimes disastrous flood.</w:t>
      </w:r>
    </w:p>
    <w:p w14:paraId="434FF68C" w14:textId="77777777" w:rsidR="005F5E8A" w:rsidRPr="00B12C75" w:rsidRDefault="005F5E8A" w:rsidP="005F5E8A">
      <w:pPr>
        <w:jc w:val="both"/>
        <w:rPr>
          <w:rFonts w:cstheme="minorHAnsi"/>
          <w:sz w:val="26"/>
          <w:szCs w:val="26"/>
        </w:rPr>
      </w:pPr>
      <w:r w:rsidRPr="00B12C75">
        <w:rPr>
          <w:rFonts w:cstheme="minorHAnsi"/>
          <w:sz w:val="26"/>
          <w:szCs w:val="26"/>
        </w:rPr>
        <w:tab/>
        <w:t xml:space="preserve">(f) </w:t>
      </w:r>
      <w:r w:rsidRPr="00B12C75">
        <w:rPr>
          <w:rFonts w:cstheme="minorHAnsi"/>
          <w:b/>
          <w:sz w:val="26"/>
          <w:szCs w:val="26"/>
        </w:rPr>
        <w:t>Direction of the Prevailing Storm.</w:t>
      </w:r>
      <w:r w:rsidRPr="00B12C75">
        <w:rPr>
          <w:rFonts w:cstheme="minorHAnsi"/>
          <w:sz w:val="26"/>
          <w:szCs w:val="26"/>
        </w:rPr>
        <w:t xml:space="preserve"> If the direction of the storm is the same as the direction of the movement of the water in the drainage basin, water will remain in the basin for lesser period producing more runoff, as compared to the case when the storm is moving in the direction opposite to the water movement.</w:t>
      </w:r>
    </w:p>
    <w:p w14:paraId="68A8EAB0" w14:textId="2F3216AE" w:rsidR="005F5E8A" w:rsidRDefault="005F5E8A" w:rsidP="005F5E8A">
      <w:pPr>
        <w:jc w:val="both"/>
        <w:rPr>
          <w:rFonts w:cstheme="minorHAnsi"/>
          <w:sz w:val="26"/>
          <w:szCs w:val="26"/>
        </w:rPr>
      </w:pPr>
      <w:r w:rsidRPr="00B12C75">
        <w:rPr>
          <w:rFonts w:cstheme="minorHAnsi"/>
          <w:sz w:val="26"/>
          <w:szCs w:val="26"/>
        </w:rPr>
        <w:tab/>
        <w:t xml:space="preserve">(g) </w:t>
      </w:r>
      <w:r w:rsidRPr="00B12C75">
        <w:rPr>
          <w:rFonts w:cstheme="minorHAnsi"/>
          <w:b/>
          <w:sz w:val="26"/>
          <w:szCs w:val="26"/>
        </w:rPr>
        <w:t>Other Climatic Conditions.</w:t>
      </w:r>
      <w:r w:rsidRPr="00B12C75">
        <w:rPr>
          <w:rFonts w:cstheme="minorHAnsi"/>
          <w:sz w:val="26"/>
          <w:szCs w:val="26"/>
        </w:rPr>
        <w:t xml:space="preserve"> Various other climatic factors, such as temperature, wind, humidity, etc. affect the losses from the drainage basin, and, therefore, affect the runoff. If the losses are more, runoff will be less, and vice versa.</w:t>
      </w:r>
    </w:p>
    <w:p w14:paraId="2DCD731E" w14:textId="77777777" w:rsidR="00FE47BA" w:rsidRPr="00B12C75" w:rsidRDefault="00FE47BA" w:rsidP="005F5E8A">
      <w:pPr>
        <w:jc w:val="both"/>
        <w:rPr>
          <w:rFonts w:cstheme="minorHAnsi"/>
          <w:sz w:val="26"/>
          <w:szCs w:val="26"/>
        </w:rPr>
      </w:pPr>
    </w:p>
    <w:p w14:paraId="3340551A" w14:textId="77777777" w:rsidR="005F5E8A" w:rsidRPr="00B12C75" w:rsidRDefault="005F5E8A" w:rsidP="005F5E8A">
      <w:pPr>
        <w:jc w:val="both"/>
        <w:rPr>
          <w:rFonts w:cstheme="minorHAnsi"/>
          <w:i/>
          <w:sz w:val="26"/>
          <w:szCs w:val="26"/>
        </w:rPr>
      </w:pPr>
      <w:r w:rsidRPr="00B12C75">
        <w:rPr>
          <w:rFonts w:cstheme="minorHAnsi"/>
          <w:i/>
          <w:sz w:val="26"/>
          <w:szCs w:val="26"/>
        </w:rPr>
        <w:t xml:space="preserve">(2) </w:t>
      </w:r>
      <w:r w:rsidRPr="00FE47BA">
        <w:rPr>
          <w:rFonts w:cstheme="minorHAnsi"/>
          <w:b/>
          <w:bCs/>
          <w:iCs/>
          <w:sz w:val="26"/>
          <w:szCs w:val="26"/>
        </w:rPr>
        <w:t>CHARACTERISTICS OF THE DRAINAGE BASIN</w:t>
      </w:r>
    </w:p>
    <w:p w14:paraId="460DA741" w14:textId="77777777" w:rsidR="005F5E8A" w:rsidRPr="00B12C75" w:rsidRDefault="005F5E8A" w:rsidP="005F5E8A">
      <w:pPr>
        <w:jc w:val="both"/>
        <w:rPr>
          <w:rFonts w:cstheme="minorHAnsi"/>
          <w:sz w:val="26"/>
          <w:szCs w:val="26"/>
        </w:rPr>
      </w:pPr>
      <w:r w:rsidRPr="00B12C75">
        <w:rPr>
          <w:rFonts w:cstheme="minorHAnsi"/>
          <w:sz w:val="26"/>
          <w:szCs w:val="26"/>
        </w:rPr>
        <w:tab/>
        <w:t xml:space="preserve">(a) </w:t>
      </w:r>
      <w:r w:rsidRPr="00B12C75">
        <w:rPr>
          <w:rFonts w:cstheme="minorHAnsi"/>
          <w:b/>
          <w:sz w:val="26"/>
          <w:szCs w:val="26"/>
        </w:rPr>
        <w:t>Size of the Basin.</w:t>
      </w:r>
      <w:r w:rsidRPr="00B12C75">
        <w:rPr>
          <w:rFonts w:cstheme="minorHAnsi"/>
          <w:sz w:val="26"/>
          <w:szCs w:val="26"/>
        </w:rPr>
        <w:t xml:space="preserve"> If the area of the basin is large, the total flood flow will take more time to pass the outlet, thereby the base of the hydrograph of the flood flow will widen out, and consequently reducing the peak flow (because total volume of water passing is the same).</w:t>
      </w:r>
    </w:p>
    <w:p w14:paraId="14D6362B" w14:textId="77777777" w:rsidR="005F5E8A" w:rsidRPr="00B12C75" w:rsidRDefault="005F5E8A" w:rsidP="005F5E8A">
      <w:pPr>
        <w:jc w:val="both"/>
        <w:rPr>
          <w:rFonts w:cstheme="minorHAnsi"/>
          <w:sz w:val="26"/>
          <w:szCs w:val="26"/>
        </w:rPr>
      </w:pPr>
      <w:r w:rsidRPr="00B12C75">
        <w:rPr>
          <w:rFonts w:cstheme="minorHAnsi"/>
          <w:sz w:val="26"/>
          <w:szCs w:val="26"/>
        </w:rPr>
        <w:tab/>
        <w:t xml:space="preserve">(b) </w:t>
      </w:r>
      <w:r w:rsidRPr="00B12C75">
        <w:rPr>
          <w:rFonts w:cstheme="minorHAnsi"/>
          <w:b/>
          <w:sz w:val="26"/>
          <w:szCs w:val="26"/>
        </w:rPr>
        <w:t>Shape of the Basin.</w:t>
      </w:r>
      <w:r w:rsidRPr="00B12C75">
        <w:rPr>
          <w:rFonts w:cstheme="minorHAnsi"/>
          <w:sz w:val="26"/>
          <w:szCs w:val="26"/>
        </w:rPr>
        <w:t xml:space="preserve"> The shape of the drainage basin also governs the rate at which water enters the stream. The shape of a drainage basin is generally expressed by ‘Form factor' and </w:t>
      </w:r>
      <w:r w:rsidRPr="00B12C75">
        <w:rPr>
          <w:rFonts w:cstheme="minorHAnsi"/>
          <w:b/>
          <w:bCs/>
          <w:sz w:val="26"/>
          <w:szCs w:val="26"/>
        </w:rPr>
        <w:t>'Compactness coefficient’</w:t>
      </w:r>
      <w:r w:rsidRPr="00B12C75">
        <w:rPr>
          <w:rFonts w:cstheme="minorHAnsi"/>
          <w:sz w:val="26"/>
          <w:szCs w:val="26"/>
        </w:rPr>
        <w:t xml:space="preserve"> </w:t>
      </w:r>
      <w:r w:rsidRPr="00B12C75">
        <w:rPr>
          <w:rFonts w:cstheme="minorHAnsi"/>
          <w:b/>
          <w:bCs/>
          <w:sz w:val="26"/>
          <w:szCs w:val="26"/>
        </w:rPr>
        <w:t>[[</w:t>
      </w:r>
      <w:r w:rsidRPr="00B12C75">
        <w:rPr>
          <w:rFonts w:cstheme="minorHAnsi"/>
          <w:i/>
          <w:iCs/>
          <w:sz w:val="26"/>
          <w:szCs w:val="26"/>
        </w:rPr>
        <w:t>Compactness coefficient is defined as the ratio of the watershed perimeter to the circumference of equivalent circular area.</w:t>
      </w:r>
      <w:r w:rsidRPr="00B12C75">
        <w:rPr>
          <w:rFonts w:cstheme="minorHAnsi"/>
          <w:b/>
          <w:bCs/>
          <w:sz w:val="26"/>
          <w:szCs w:val="26"/>
        </w:rPr>
        <w:t>]]</w:t>
      </w:r>
      <w:r w:rsidRPr="00B12C75">
        <w:rPr>
          <w:rFonts w:cstheme="minorHAnsi"/>
          <w:sz w:val="26"/>
          <w:szCs w:val="26"/>
        </w:rPr>
        <w:t>, as defined below:</w:t>
      </w:r>
    </w:p>
    <w:p w14:paraId="78E8C305" w14:textId="77777777" w:rsidR="005F5E8A" w:rsidRPr="00B12C75" w:rsidRDefault="005F5E8A" w:rsidP="005F5E8A">
      <w:pPr>
        <w:jc w:val="both"/>
        <w:rPr>
          <w:rFonts w:eastAsiaTheme="minorEastAsia" w:cstheme="minorHAnsi"/>
          <w:sz w:val="26"/>
          <w:szCs w:val="26"/>
        </w:rPr>
      </w:pPr>
      <w:r w:rsidRPr="00B12C75">
        <w:rPr>
          <w:rFonts w:cstheme="minorHAnsi"/>
          <w:sz w:val="26"/>
          <w:szCs w:val="26"/>
        </w:rPr>
        <w:tab/>
      </w:r>
      <w:r w:rsidRPr="00B12C75">
        <w:rPr>
          <w:rFonts w:cstheme="minorHAnsi"/>
          <w:b/>
          <w:sz w:val="26"/>
          <w:szCs w:val="26"/>
        </w:rPr>
        <w:t>Form Factor</w:t>
      </w:r>
      <w:r w:rsidRPr="00B12C75">
        <w:rPr>
          <w:rFonts w:cstheme="minorHAnsi"/>
          <w:sz w:val="26"/>
          <w:szCs w:val="26"/>
        </w:rPr>
        <w:t xml:space="preserve"> = </w:t>
      </w:r>
      <m:oMath>
        <m:f>
          <m:fPr>
            <m:ctrlPr>
              <w:rPr>
                <w:rFonts w:ascii="Cambria Math" w:hAnsi="Cambria Math" w:cstheme="minorHAnsi"/>
                <w:i/>
                <w:sz w:val="26"/>
                <w:szCs w:val="26"/>
              </w:rPr>
            </m:ctrlPr>
          </m:fPr>
          <m:num>
            <m:r>
              <w:rPr>
                <w:rFonts w:ascii="Cambria Math" w:hAnsi="Cambria Math" w:cstheme="minorHAnsi"/>
                <w:sz w:val="26"/>
                <w:szCs w:val="26"/>
              </w:rPr>
              <m:t>Average Width of the basin</m:t>
            </m:r>
          </m:num>
          <m:den>
            <m:r>
              <w:rPr>
                <w:rFonts w:ascii="Cambria Math" w:hAnsi="Cambria Math" w:cstheme="minorHAnsi"/>
                <w:sz w:val="26"/>
                <w:szCs w:val="26"/>
              </w:rPr>
              <m:t>Axial Length of the basin</m:t>
            </m:r>
          </m:den>
        </m:f>
      </m:oMath>
      <w:r w:rsidRPr="00B12C75">
        <w:rPr>
          <w:rFonts w:eastAsiaTheme="minorEastAsia" w:cstheme="minorHAnsi"/>
          <w:sz w:val="26"/>
          <w:szCs w:val="26"/>
        </w:rPr>
        <w:t xml:space="preserve"> = </w:t>
      </w:r>
      <m:oMath>
        <m:f>
          <m:fPr>
            <m:ctrlPr>
              <w:rPr>
                <w:rFonts w:ascii="Cambria Math" w:eastAsiaTheme="minorEastAsia" w:hAnsi="Cambria Math" w:cstheme="minorHAnsi"/>
                <w:i/>
                <w:sz w:val="26"/>
                <w:szCs w:val="26"/>
              </w:rPr>
            </m:ctrlPr>
          </m:fPr>
          <m:num>
            <m:r>
              <w:rPr>
                <w:rFonts w:ascii="Cambria Math" w:eastAsiaTheme="minorEastAsia" w:hAnsi="Cambria Math" w:cstheme="minorHAnsi"/>
                <w:sz w:val="26"/>
                <w:szCs w:val="26"/>
              </w:rPr>
              <m:t>B</m:t>
            </m:r>
          </m:num>
          <m:den>
            <m:r>
              <w:rPr>
                <w:rFonts w:ascii="Cambria Math" w:eastAsiaTheme="minorEastAsia" w:hAnsi="Cambria Math" w:cstheme="minorHAnsi"/>
                <w:sz w:val="26"/>
                <w:szCs w:val="26"/>
              </w:rPr>
              <m:t>L</m:t>
            </m:r>
          </m:den>
        </m:f>
      </m:oMath>
    </w:p>
    <w:p w14:paraId="148E87E3" w14:textId="77777777" w:rsidR="005F5E8A" w:rsidRPr="00B12C75" w:rsidRDefault="005F5E8A" w:rsidP="005F5E8A">
      <w:pPr>
        <w:jc w:val="both"/>
        <w:rPr>
          <w:rFonts w:eastAsiaTheme="minorEastAsia" w:cstheme="minorHAnsi"/>
          <w:sz w:val="26"/>
          <w:szCs w:val="26"/>
        </w:rPr>
      </w:pPr>
    </w:p>
    <w:p w14:paraId="3AFFC6B0" w14:textId="77777777" w:rsidR="005F5E8A" w:rsidRPr="00B12C75" w:rsidRDefault="005F5E8A" w:rsidP="005F5E8A">
      <w:pPr>
        <w:jc w:val="both"/>
        <w:rPr>
          <w:rFonts w:cstheme="minorHAnsi"/>
          <w:sz w:val="26"/>
          <w:szCs w:val="26"/>
        </w:rPr>
      </w:pPr>
      <w:r w:rsidRPr="00B12C75">
        <w:rPr>
          <w:rFonts w:eastAsiaTheme="minorEastAsia" w:cstheme="minorHAnsi"/>
          <w:sz w:val="26"/>
          <w:szCs w:val="26"/>
        </w:rPr>
        <w:tab/>
      </w:r>
      <w:r w:rsidRPr="00B12C75">
        <w:rPr>
          <w:rFonts w:cstheme="minorHAnsi"/>
          <w:sz w:val="26"/>
          <w:szCs w:val="26"/>
        </w:rPr>
        <w:t>The axial length (l) is the distance from the outlet to the most remote point on the basin, and the average width (B) is obtained by dividing the area (A) by the axial length.</w:t>
      </w:r>
    </w:p>
    <w:p w14:paraId="017622C3" w14:textId="77777777" w:rsidR="005F5E8A" w:rsidRPr="00B12C75" w:rsidRDefault="005F5E8A" w:rsidP="005F5E8A">
      <w:pPr>
        <w:jc w:val="both"/>
        <w:rPr>
          <w:rFonts w:cstheme="minorHAnsi"/>
          <w:sz w:val="26"/>
          <w:szCs w:val="26"/>
        </w:rPr>
      </w:pPr>
      <w:r w:rsidRPr="00B12C75">
        <w:rPr>
          <w:rFonts w:cstheme="minorHAnsi"/>
          <w:sz w:val="26"/>
          <w:szCs w:val="26"/>
        </w:rPr>
        <w:t>Therefore,</w:t>
      </w:r>
    </w:p>
    <w:p w14:paraId="2C2037A2" w14:textId="77777777" w:rsidR="005F5E8A" w:rsidRPr="00B12C75" w:rsidRDefault="005F5E8A" w:rsidP="005F5E8A">
      <w:pPr>
        <w:jc w:val="both"/>
        <w:rPr>
          <w:rFonts w:cstheme="minorHAnsi"/>
          <w:sz w:val="26"/>
          <w:szCs w:val="26"/>
          <w:vertAlign w:val="superscript"/>
        </w:rPr>
      </w:pPr>
      <w:r w:rsidRPr="00B12C75">
        <w:rPr>
          <w:rFonts w:cstheme="minorHAnsi"/>
          <w:sz w:val="26"/>
          <w:szCs w:val="26"/>
        </w:rPr>
        <w:t xml:space="preserve">Form factor </w:t>
      </w:r>
      <m:oMath>
        <m:r>
          <w:rPr>
            <w:rFonts w:ascii="Cambria Math" w:hAnsi="Cambria Math" w:cstheme="minorHAnsi"/>
            <w:sz w:val="26"/>
            <w:szCs w:val="26"/>
          </w:rPr>
          <m:t>=</m:t>
        </m:r>
        <m:f>
          <m:fPr>
            <m:ctrlPr>
              <w:rPr>
                <w:rFonts w:ascii="Cambria Math" w:hAnsi="Cambria Math" w:cstheme="minorHAnsi"/>
                <w:i/>
                <w:sz w:val="26"/>
                <w:szCs w:val="26"/>
              </w:rPr>
            </m:ctrlPr>
          </m:fPr>
          <m:num>
            <m:r>
              <w:rPr>
                <w:rFonts w:ascii="Cambria Math" w:hAnsi="Cambria Math" w:cstheme="minorHAnsi"/>
                <w:sz w:val="26"/>
                <w:szCs w:val="26"/>
              </w:rPr>
              <m:t>B</m:t>
            </m:r>
          </m:num>
          <m:den>
            <m:r>
              <w:rPr>
                <w:rFonts w:ascii="Cambria Math" w:hAnsi="Cambria Math" w:cstheme="minorHAnsi"/>
                <w:sz w:val="26"/>
                <w:szCs w:val="26"/>
              </w:rPr>
              <m:t>l</m:t>
            </m:r>
          </m:den>
        </m:f>
        <m:r>
          <w:rPr>
            <w:rFonts w:ascii="Cambria Math" w:hAnsi="Cambria Math" w:cstheme="minorHAnsi"/>
            <w:sz w:val="26"/>
            <w:szCs w:val="26"/>
          </w:rPr>
          <m:t>=</m:t>
        </m:r>
        <m:f>
          <m:fPr>
            <m:ctrlPr>
              <w:rPr>
                <w:rFonts w:ascii="Cambria Math" w:hAnsi="Cambria Math" w:cstheme="minorHAnsi"/>
                <w:i/>
                <w:sz w:val="26"/>
                <w:szCs w:val="26"/>
              </w:rPr>
            </m:ctrlPr>
          </m:fPr>
          <m:num>
            <m:f>
              <m:fPr>
                <m:ctrlPr>
                  <w:rPr>
                    <w:rFonts w:ascii="Cambria Math" w:hAnsi="Cambria Math" w:cstheme="minorHAnsi"/>
                    <w:i/>
                    <w:sz w:val="26"/>
                    <w:szCs w:val="26"/>
                  </w:rPr>
                </m:ctrlPr>
              </m:fPr>
              <m:num>
                <m:r>
                  <w:rPr>
                    <w:rFonts w:ascii="Cambria Math" w:hAnsi="Cambria Math" w:cstheme="minorHAnsi"/>
                    <w:sz w:val="26"/>
                    <w:szCs w:val="26"/>
                  </w:rPr>
                  <m:t>A</m:t>
                </m:r>
              </m:num>
              <m:den>
                <m:r>
                  <w:rPr>
                    <w:rFonts w:ascii="Cambria Math" w:hAnsi="Cambria Math" w:cstheme="minorHAnsi"/>
                    <w:sz w:val="26"/>
                    <w:szCs w:val="26"/>
                  </w:rPr>
                  <m:t>l</m:t>
                </m:r>
              </m:den>
            </m:f>
          </m:num>
          <m:den>
            <m:r>
              <w:rPr>
                <w:rFonts w:ascii="Cambria Math" w:hAnsi="Cambria Math" w:cstheme="minorHAnsi"/>
                <w:sz w:val="26"/>
                <w:szCs w:val="26"/>
              </w:rPr>
              <m:t>l</m:t>
            </m:r>
          </m:den>
        </m:f>
        <m:r>
          <w:rPr>
            <w:rFonts w:ascii="Cambria Math" w:hAnsi="Cambria Math" w:cstheme="minorHAnsi"/>
            <w:sz w:val="26"/>
            <w:szCs w:val="26"/>
          </w:rPr>
          <m:t>=</m:t>
        </m:r>
        <m:f>
          <m:fPr>
            <m:ctrlPr>
              <w:rPr>
                <w:rFonts w:ascii="Cambria Math" w:hAnsi="Cambria Math" w:cstheme="minorHAnsi"/>
                <w:i/>
                <w:sz w:val="26"/>
                <w:szCs w:val="26"/>
              </w:rPr>
            </m:ctrlPr>
          </m:fPr>
          <m:num>
            <m:r>
              <w:rPr>
                <w:rFonts w:ascii="Cambria Math" w:hAnsi="Cambria Math" w:cstheme="minorHAnsi"/>
                <w:sz w:val="26"/>
                <w:szCs w:val="26"/>
              </w:rPr>
              <m:t>A</m:t>
            </m:r>
          </m:num>
          <m:den>
            <m:sSup>
              <m:sSupPr>
                <m:ctrlPr>
                  <w:rPr>
                    <w:rFonts w:ascii="Cambria Math" w:hAnsi="Cambria Math" w:cstheme="minorHAnsi"/>
                    <w:i/>
                    <w:sz w:val="26"/>
                    <w:szCs w:val="26"/>
                  </w:rPr>
                </m:ctrlPr>
              </m:sSupPr>
              <m:e>
                <m:r>
                  <w:rPr>
                    <w:rFonts w:ascii="Cambria Math" w:hAnsi="Cambria Math" w:cstheme="minorHAnsi"/>
                    <w:sz w:val="26"/>
                    <w:szCs w:val="26"/>
                  </w:rPr>
                  <m:t>l</m:t>
                </m:r>
              </m:e>
              <m:sup>
                <m:r>
                  <w:rPr>
                    <w:rFonts w:ascii="Cambria Math" w:hAnsi="Cambria Math" w:cstheme="minorHAnsi"/>
                    <w:sz w:val="26"/>
                    <w:szCs w:val="26"/>
                  </w:rPr>
                  <m:t>2</m:t>
                </m:r>
              </m:sup>
            </m:sSup>
          </m:den>
        </m:f>
      </m:oMath>
    </w:p>
    <w:p w14:paraId="6B02FC72" w14:textId="77777777" w:rsidR="005F5E8A" w:rsidRPr="00B12C75" w:rsidRDefault="005F5E8A" w:rsidP="005F5E8A">
      <w:pPr>
        <w:jc w:val="both"/>
        <w:rPr>
          <w:rFonts w:eastAsiaTheme="minorEastAsia" w:cstheme="minorHAnsi"/>
          <w:sz w:val="26"/>
          <w:szCs w:val="26"/>
        </w:rPr>
      </w:pPr>
    </w:p>
    <w:p w14:paraId="6C9B8867" w14:textId="77777777" w:rsidR="005F5E8A" w:rsidRPr="00B12C75" w:rsidRDefault="005F5E8A" w:rsidP="005F5E8A">
      <w:pPr>
        <w:jc w:val="both"/>
        <w:rPr>
          <w:rFonts w:cstheme="minorHAnsi"/>
          <w:sz w:val="26"/>
          <w:szCs w:val="26"/>
        </w:rPr>
      </w:pPr>
      <w:r w:rsidRPr="00B12C75">
        <w:rPr>
          <w:rFonts w:cstheme="minorHAnsi"/>
          <w:sz w:val="26"/>
          <w:szCs w:val="26"/>
        </w:rPr>
        <w:lastRenderedPageBreak/>
        <w:t>Compactness coefficient is defined as:</w:t>
      </w:r>
    </w:p>
    <w:p w14:paraId="25CCB7B4" w14:textId="77777777" w:rsidR="005F5E8A" w:rsidRPr="00B12C75" w:rsidRDefault="005F5E8A" w:rsidP="005F5E8A">
      <w:pPr>
        <w:jc w:val="both"/>
        <w:rPr>
          <w:rFonts w:cstheme="minorHAnsi"/>
          <w:sz w:val="26"/>
          <w:szCs w:val="26"/>
        </w:rPr>
      </w:pPr>
    </w:p>
    <w:p w14:paraId="39B0379A" w14:textId="580EB57A" w:rsidR="005F5E8A" w:rsidRPr="00B12C75" w:rsidRDefault="005F5E8A" w:rsidP="005F5E8A">
      <w:pPr>
        <w:jc w:val="both"/>
        <w:rPr>
          <w:rFonts w:eastAsiaTheme="minorEastAsia" w:cstheme="minorHAnsi"/>
          <w:i/>
          <w:sz w:val="26"/>
          <w:szCs w:val="26"/>
        </w:rPr>
      </w:pPr>
      <w:r w:rsidRPr="00B12C75">
        <w:rPr>
          <w:rFonts w:cstheme="minorHAnsi"/>
          <w:b/>
          <w:i/>
          <w:sz w:val="26"/>
          <w:szCs w:val="26"/>
        </w:rPr>
        <w:t xml:space="preserve">Compactness coefficient = </w:t>
      </w:r>
      <m:oMath>
        <m:f>
          <m:fPr>
            <m:ctrlPr>
              <w:rPr>
                <w:rFonts w:ascii="Cambria Math" w:hAnsi="Cambria Math" w:cstheme="minorHAnsi"/>
                <w:i/>
                <w:sz w:val="26"/>
                <w:szCs w:val="26"/>
              </w:rPr>
            </m:ctrlPr>
          </m:fPr>
          <m:num>
            <m:r>
              <w:rPr>
                <w:rFonts w:ascii="Cambria Math" w:hAnsi="Cambria Math" w:cstheme="minorHAnsi"/>
                <w:sz w:val="26"/>
                <w:szCs w:val="26"/>
              </w:rPr>
              <m:t>Perimeter of the basin</m:t>
            </m:r>
          </m:num>
          <m:den>
            <m:r>
              <w:rPr>
                <w:rFonts w:ascii="Cambria Math" w:hAnsi="Cambria Math" w:cstheme="minorHAnsi"/>
                <w:sz w:val="26"/>
                <w:szCs w:val="26"/>
              </w:rPr>
              <m:t>Circumference of a circle whose area is equal to the area of the basin</m:t>
            </m:r>
          </m:den>
        </m:f>
      </m:oMath>
    </w:p>
    <w:p w14:paraId="3851E62A" w14:textId="77777777" w:rsidR="005F5E8A" w:rsidRPr="00B12C75" w:rsidRDefault="005F5E8A" w:rsidP="005F5E8A">
      <w:pPr>
        <w:jc w:val="both"/>
        <w:rPr>
          <w:rFonts w:eastAsiaTheme="minorEastAsia" w:cstheme="minorHAnsi"/>
          <w:i/>
          <w:sz w:val="26"/>
          <w:szCs w:val="26"/>
        </w:rPr>
      </w:pPr>
    </w:p>
    <w:p w14:paraId="38F79D38" w14:textId="77777777" w:rsidR="005F5E8A" w:rsidRPr="00B12C75" w:rsidRDefault="005F5E8A" w:rsidP="005F5E8A">
      <w:pPr>
        <w:jc w:val="both"/>
        <w:rPr>
          <w:rFonts w:cstheme="minorHAnsi"/>
          <w:sz w:val="26"/>
          <w:szCs w:val="26"/>
        </w:rPr>
      </w:pPr>
      <w:r w:rsidRPr="00B12C75">
        <w:rPr>
          <w:rFonts w:cstheme="minorHAnsi"/>
          <w:sz w:val="26"/>
          <w:szCs w:val="26"/>
        </w:rPr>
        <w:t>If A is the area of the basin and r, is the radius of the equivalent circle, then</w:t>
      </w:r>
    </w:p>
    <w:p w14:paraId="0E573D85" w14:textId="77777777" w:rsidR="005F5E8A" w:rsidRPr="00B12C75" w:rsidRDefault="005F5E8A" w:rsidP="005F5E8A">
      <w:pPr>
        <w:jc w:val="both"/>
        <w:rPr>
          <w:rFonts w:cstheme="minorHAnsi"/>
          <w:color w:val="333333"/>
          <w:sz w:val="26"/>
          <w:szCs w:val="26"/>
          <w:shd w:val="clear" w:color="auto" w:fill="FFFFFF"/>
          <w:vertAlign w:val="superscript"/>
        </w:rPr>
      </w:pPr>
      <w:r w:rsidRPr="00B12C75">
        <w:rPr>
          <w:rFonts w:cstheme="minorHAnsi"/>
          <w:sz w:val="26"/>
          <w:szCs w:val="26"/>
        </w:rPr>
        <w:t>A=</w:t>
      </w:r>
      <w:r w:rsidRPr="00B12C75">
        <w:rPr>
          <w:rFonts w:cstheme="minorHAnsi"/>
          <w:color w:val="333333"/>
          <w:sz w:val="26"/>
          <w:szCs w:val="26"/>
          <w:shd w:val="clear" w:color="auto" w:fill="FFFFFF"/>
        </w:rPr>
        <w:t>Πr</w:t>
      </w:r>
      <w:r w:rsidRPr="00B12C75">
        <w:rPr>
          <w:rFonts w:cstheme="minorHAnsi"/>
          <w:color w:val="333333"/>
          <w:sz w:val="26"/>
          <w:szCs w:val="26"/>
          <w:shd w:val="clear" w:color="auto" w:fill="FFFFFF"/>
          <w:vertAlign w:val="subscript"/>
        </w:rPr>
        <w:t>e</w:t>
      </w:r>
      <w:r w:rsidRPr="00B12C75">
        <w:rPr>
          <w:rFonts w:cstheme="minorHAnsi"/>
          <w:color w:val="333333"/>
          <w:sz w:val="26"/>
          <w:szCs w:val="26"/>
          <w:shd w:val="clear" w:color="auto" w:fill="FFFFFF"/>
          <w:vertAlign w:val="superscript"/>
        </w:rPr>
        <w:t>2</w:t>
      </w:r>
    </w:p>
    <w:p w14:paraId="43DFD86E" w14:textId="77777777" w:rsidR="005F5E8A" w:rsidRPr="00B12C75" w:rsidRDefault="005F5E8A" w:rsidP="005F5E8A">
      <w:pPr>
        <w:jc w:val="both"/>
        <w:rPr>
          <w:rFonts w:cstheme="minorHAnsi"/>
          <w:color w:val="333333"/>
          <w:sz w:val="26"/>
          <w:szCs w:val="26"/>
          <w:shd w:val="clear" w:color="auto" w:fill="FFFFFF"/>
        </w:rPr>
      </w:pPr>
      <w:r w:rsidRPr="00B12C75">
        <w:rPr>
          <w:rFonts w:cstheme="minorHAnsi"/>
          <w:sz w:val="26"/>
          <w:szCs w:val="26"/>
        </w:rPr>
        <w:t>Circumference = 2</w:t>
      </w:r>
      <w:r w:rsidRPr="00B12C75">
        <w:rPr>
          <w:rFonts w:cstheme="minorHAnsi"/>
          <w:color w:val="333333"/>
          <w:sz w:val="26"/>
          <w:szCs w:val="26"/>
          <w:shd w:val="clear" w:color="auto" w:fill="FFFFFF"/>
        </w:rPr>
        <w:t>Πr</w:t>
      </w:r>
      <w:r w:rsidRPr="00B12C75">
        <w:rPr>
          <w:rFonts w:cstheme="minorHAnsi"/>
          <w:color w:val="333333"/>
          <w:sz w:val="26"/>
          <w:szCs w:val="26"/>
          <w:shd w:val="clear" w:color="auto" w:fill="FFFFFF"/>
          <w:vertAlign w:val="subscript"/>
        </w:rPr>
        <w:t>e</w:t>
      </w:r>
      <w:r w:rsidRPr="00B12C75">
        <w:rPr>
          <w:rFonts w:cstheme="minorHAnsi"/>
          <w:color w:val="333333"/>
          <w:sz w:val="26"/>
          <w:szCs w:val="26"/>
          <w:shd w:val="clear" w:color="auto" w:fill="FFFFFF"/>
        </w:rPr>
        <w:t xml:space="preserve"> = 2Π.√ </w:t>
      </w:r>
      <m:oMath>
        <m:r>
          <w:rPr>
            <w:rFonts w:ascii="Cambria Math" w:hAnsi="Cambria Math" w:cstheme="minorHAnsi"/>
            <w:color w:val="333333"/>
            <w:sz w:val="26"/>
            <w:szCs w:val="26"/>
            <w:shd w:val="clear" w:color="auto" w:fill="FFFFFF"/>
          </w:rPr>
          <m:t>A / √ Π</m:t>
        </m:r>
      </m:oMath>
      <w:r w:rsidRPr="00B12C75">
        <w:rPr>
          <w:rFonts w:cstheme="minorHAnsi"/>
          <w:color w:val="333333"/>
          <w:sz w:val="26"/>
          <w:szCs w:val="26"/>
          <w:shd w:val="clear" w:color="auto" w:fill="FFFFFF"/>
        </w:rPr>
        <w:t xml:space="preserve"> = 2. √ΠA  </w:t>
      </w:r>
    </w:p>
    <w:p w14:paraId="7D7EC7E1" w14:textId="77777777" w:rsidR="005F5E8A" w:rsidRPr="00B12C75" w:rsidRDefault="005F5E8A" w:rsidP="005F5E8A">
      <w:pPr>
        <w:jc w:val="both"/>
        <w:rPr>
          <w:rFonts w:cstheme="minorHAnsi"/>
          <w:color w:val="333333"/>
          <w:sz w:val="26"/>
          <w:szCs w:val="26"/>
          <w:shd w:val="clear" w:color="auto" w:fill="FFFFFF"/>
        </w:rPr>
      </w:pPr>
      <w:r w:rsidRPr="00B12C75">
        <w:rPr>
          <w:rFonts w:cstheme="minorHAnsi"/>
          <w:color w:val="333333"/>
          <w:sz w:val="26"/>
          <w:szCs w:val="26"/>
          <w:shd w:val="clear" w:color="auto" w:fill="FFFFFF"/>
        </w:rPr>
        <w:t>Therefore,</w:t>
      </w:r>
    </w:p>
    <w:p w14:paraId="03C6ED5E" w14:textId="77777777" w:rsidR="005F5E8A" w:rsidRPr="00B12C75" w:rsidRDefault="005F5E8A" w:rsidP="005F5E8A">
      <w:pPr>
        <w:jc w:val="both"/>
        <w:rPr>
          <w:rFonts w:cstheme="minorHAnsi"/>
          <w:sz w:val="26"/>
          <w:szCs w:val="26"/>
        </w:rPr>
      </w:pPr>
      <w:r w:rsidRPr="00B12C75">
        <w:rPr>
          <w:rFonts w:cstheme="minorHAnsi"/>
          <w:i/>
          <w:color w:val="333333"/>
          <w:sz w:val="26"/>
          <w:szCs w:val="26"/>
          <w:shd w:val="clear" w:color="auto" w:fill="FFFFFF"/>
        </w:rPr>
        <w:t xml:space="preserve">Compactness coefficient </w:t>
      </w:r>
      <w:r w:rsidRPr="00B12C75">
        <w:rPr>
          <w:rFonts w:cstheme="minorHAnsi"/>
          <w:color w:val="333333"/>
          <w:sz w:val="26"/>
          <w:szCs w:val="26"/>
          <w:shd w:val="clear" w:color="auto" w:fill="FFFFFF"/>
        </w:rPr>
        <w:t xml:space="preserve">= </w:t>
      </w:r>
      <m:oMath>
        <m:r>
          <w:rPr>
            <w:rFonts w:ascii="Cambria Math" w:hAnsi="Cambria Math" w:cstheme="minorHAnsi"/>
            <w:color w:val="333333"/>
            <w:sz w:val="26"/>
            <w:szCs w:val="26"/>
            <w:shd w:val="clear" w:color="auto" w:fill="FFFFFF"/>
          </w:rPr>
          <m:t>p / 2</m:t>
        </m:r>
      </m:oMath>
      <w:r w:rsidRPr="00B12C75">
        <w:rPr>
          <w:rFonts w:cstheme="minorHAnsi"/>
          <w:color w:val="333333"/>
          <w:sz w:val="26"/>
          <w:szCs w:val="26"/>
          <w:shd w:val="clear" w:color="auto" w:fill="FFFFFF"/>
        </w:rPr>
        <w:t xml:space="preserve"> .√ΠA where p = </w:t>
      </w:r>
      <w:r w:rsidRPr="00B12C75">
        <w:rPr>
          <w:rFonts w:cstheme="minorHAnsi"/>
          <w:sz w:val="26"/>
          <w:szCs w:val="26"/>
        </w:rPr>
        <w:t>perimeter of the basin</w:t>
      </w:r>
    </w:p>
    <w:p w14:paraId="018CCE8C" w14:textId="77777777" w:rsidR="005F5E8A" w:rsidRPr="00B12C75" w:rsidRDefault="005F5E8A" w:rsidP="005F5E8A">
      <w:pPr>
        <w:jc w:val="both"/>
        <w:rPr>
          <w:rFonts w:cstheme="minorHAnsi"/>
          <w:sz w:val="26"/>
          <w:szCs w:val="26"/>
        </w:rPr>
      </w:pPr>
      <w:r w:rsidRPr="00B12C75">
        <w:rPr>
          <w:rFonts w:cstheme="minorHAnsi"/>
          <w:sz w:val="26"/>
          <w:szCs w:val="26"/>
        </w:rPr>
        <w:tab/>
      </w:r>
      <w:r w:rsidRPr="00B12C75">
        <w:rPr>
          <w:rFonts w:cstheme="minorHAnsi"/>
          <w:sz w:val="26"/>
          <w:szCs w:val="26"/>
        </w:rPr>
        <w:tab/>
      </w:r>
      <w:r w:rsidRPr="00B12C75">
        <w:rPr>
          <w:rFonts w:cstheme="minorHAnsi"/>
          <w:sz w:val="26"/>
          <w:szCs w:val="26"/>
        </w:rPr>
        <w:tab/>
      </w:r>
      <w:r w:rsidRPr="00B12C75">
        <w:rPr>
          <w:rFonts w:cstheme="minorHAnsi"/>
          <w:sz w:val="26"/>
          <w:szCs w:val="26"/>
        </w:rPr>
        <w:tab/>
      </w:r>
      <w:r w:rsidRPr="00B12C75">
        <w:rPr>
          <w:rFonts w:cstheme="minorHAnsi"/>
          <w:sz w:val="26"/>
          <w:szCs w:val="26"/>
        </w:rPr>
        <w:tab/>
        <w:t xml:space="preserve">         A = area of the basin.</w:t>
      </w:r>
    </w:p>
    <w:p w14:paraId="11DC8876" w14:textId="77777777" w:rsidR="005F5E8A" w:rsidRPr="00B12C75" w:rsidRDefault="005F5E8A" w:rsidP="005F5E8A">
      <w:pPr>
        <w:jc w:val="both"/>
        <w:rPr>
          <w:rFonts w:cstheme="minorHAnsi"/>
          <w:sz w:val="26"/>
          <w:szCs w:val="26"/>
        </w:rPr>
      </w:pPr>
      <w:r w:rsidRPr="00B12C75">
        <w:rPr>
          <w:rFonts w:cstheme="minorHAnsi"/>
          <w:sz w:val="26"/>
          <w:szCs w:val="26"/>
        </w:rPr>
        <w:tab/>
      </w:r>
    </w:p>
    <w:p w14:paraId="572B0F9E" w14:textId="0FC47D69" w:rsidR="005F5E8A" w:rsidRDefault="005F5E8A" w:rsidP="005F5E8A">
      <w:pPr>
        <w:ind w:left="720"/>
        <w:rPr>
          <w:ins w:id="372" w:author="Swapnaneel Ghosh" w:date="2023-05-13T10:23:00Z"/>
          <w:rFonts w:cstheme="minorHAnsi"/>
          <w:sz w:val="26"/>
          <w:szCs w:val="26"/>
        </w:rPr>
      </w:pPr>
      <w:r w:rsidRPr="00B12C75">
        <w:rPr>
          <w:rFonts w:cstheme="minorHAnsi"/>
          <w:sz w:val="26"/>
          <w:szCs w:val="26"/>
        </w:rPr>
        <w:t xml:space="preserve">There are two types of catchments in general, i.e. (i) fan shaped catchments (ii) fern leaf catchments, as shown in Fig. </w:t>
      </w:r>
      <w:r w:rsidR="00CD65A1">
        <w:rPr>
          <w:rFonts w:cstheme="minorHAnsi"/>
          <w:sz w:val="26"/>
          <w:szCs w:val="26"/>
        </w:rPr>
        <w:t>3</w:t>
      </w:r>
      <w:r w:rsidRPr="00B12C75">
        <w:rPr>
          <w:rFonts w:cstheme="minorHAnsi"/>
          <w:sz w:val="26"/>
          <w:szCs w:val="26"/>
        </w:rPr>
        <w:t>.3</w:t>
      </w:r>
      <w:r w:rsidR="00CD65A1">
        <w:rPr>
          <w:rFonts w:cstheme="minorHAnsi"/>
          <w:sz w:val="26"/>
          <w:szCs w:val="26"/>
        </w:rPr>
        <w:t>.2</w:t>
      </w:r>
      <w:r w:rsidRPr="00B12C75">
        <w:rPr>
          <w:rFonts w:cstheme="minorHAnsi"/>
          <w:sz w:val="26"/>
          <w:szCs w:val="26"/>
        </w:rPr>
        <w:t xml:space="preserve"> (a) and (b). Fan shaped catchments give greater runoff because tributaries are nearly of the same size, and therefore time of flow is nearly the same and is smaller; whereas in fern leaf catchments, the time of concentration is more since the discharge is distributed over a long period, as is evident from the figures.</w:t>
      </w:r>
    </w:p>
    <w:p w14:paraId="5D61CBA3" w14:textId="77777777" w:rsidR="00F24C93" w:rsidRDefault="00F24C93" w:rsidP="005F5E8A">
      <w:pPr>
        <w:ind w:left="720"/>
        <w:rPr>
          <w:rFonts w:cstheme="minorHAnsi"/>
          <w:sz w:val="26"/>
          <w:szCs w:val="26"/>
        </w:rPr>
      </w:pPr>
    </w:p>
    <w:p w14:paraId="3760BE90" w14:textId="7300B65C" w:rsidR="00C65BC5" w:rsidRPr="005F5E8A" w:rsidRDefault="00D4476C" w:rsidP="00D4476C">
      <w:pPr>
        <w:ind w:left="720"/>
        <w:jc w:val="center"/>
        <w:rPr>
          <w:rFonts w:cstheme="minorHAnsi"/>
          <w:noProof/>
          <w:sz w:val="26"/>
          <w:szCs w:val="26"/>
          <w:lang w:val="en-US"/>
        </w:rPr>
      </w:pPr>
      <w:r>
        <w:rPr>
          <w:rFonts w:cstheme="minorHAnsi"/>
          <w:noProof/>
          <w:sz w:val="26"/>
          <w:szCs w:val="26"/>
          <w:lang w:val="en-US"/>
        </w:rPr>
        <w:drawing>
          <wp:inline distT="0" distB="0" distL="0" distR="0" wp14:anchorId="7D60E094" wp14:editId="447387B9">
            <wp:extent cx="5735782" cy="2805545"/>
            <wp:effectExtent l="0" t="0" r="0" b="0"/>
            <wp:docPr id="756698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8786" name="Picture 756698786"/>
                    <pic:cNvPicPr/>
                  </pic:nvPicPr>
                  <pic:blipFill>
                    <a:blip r:embed="rId14">
                      <a:extLst>
                        <a:ext uri="{28A0092B-C50C-407E-A947-70E740481C1C}">
                          <a14:useLocalDpi xmlns:a14="http://schemas.microsoft.com/office/drawing/2010/main" val="0"/>
                        </a:ext>
                      </a:extLst>
                    </a:blip>
                    <a:stretch>
                      <a:fillRect/>
                    </a:stretch>
                  </pic:blipFill>
                  <pic:spPr>
                    <a:xfrm>
                      <a:off x="0" y="0"/>
                      <a:ext cx="5735782" cy="2805545"/>
                    </a:xfrm>
                    <a:prstGeom prst="rect">
                      <a:avLst/>
                    </a:prstGeom>
                  </pic:spPr>
                </pic:pic>
              </a:graphicData>
            </a:graphic>
          </wp:inline>
        </w:drawing>
      </w:r>
    </w:p>
    <w:p w14:paraId="23750F6D" w14:textId="1ABEA8F4" w:rsidR="00F14AB6" w:rsidRDefault="00D4476C" w:rsidP="00D4476C">
      <w:pPr>
        <w:jc w:val="center"/>
        <w:rPr>
          <w:ins w:id="373" w:author="Swapnaneel Ghosh" w:date="2023-05-13T10:24:00Z"/>
          <w:rFonts w:cstheme="minorHAnsi"/>
          <w:b/>
          <w:bCs/>
          <w:sz w:val="26"/>
          <w:szCs w:val="26"/>
        </w:rPr>
      </w:pPr>
      <w:r>
        <w:rPr>
          <w:rFonts w:cstheme="minorHAnsi"/>
          <w:b/>
          <w:bCs/>
          <w:sz w:val="26"/>
          <w:szCs w:val="26"/>
        </w:rPr>
        <w:t>Fig. 3.3.2 Types of Catchments</w:t>
      </w:r>
    </w:p>
    <w:p w14:paraId="4CDAEC13" w14:textId="77777777" w:rsidR="005F72A8" w:rsidRPr="00B12C75" w:rsidRDefault="005F72A8" w:rsidP="005F72A8">
      <w:pPr>
        <w:jc w:val="both"/>
        <w:rPr>
          <w:ins w:id="374" w:author="Swapnaneel Ghosh" w:date="2023-05-13T10:24:00Z"/>
          <w:rFonts w:cstheme="minorHAnsi"/>
          <w:sz w:val="26"/>
          <w:szCs w:val="26"/>
        </w:rPr>
      </w:pPr>
      <w:ins w:id="375" w:author="Swapnaneel Ghosh" w:date="2023-05-13T10:24:00Z">
        <w:r w:rsidRPr="00B12C75">
          <w:rPr>
            <w:rFonts w:cstheme="minorHAnsi"/>
            <w:sz w:val="26"/>
            <w:szCs w:val="26"/>
          </w:rPr>
          <w:t xml:space="preserve">(c) </w:t>
        </w:r>
        <w:r w:rsidRPr="00B12C75">
          <w:rPr>
            <w:rFonts w:cstheme="minorHAnsi"/>
            <w:b/>
            <w:sz w:val="26"/>
            <w:szCs w:val="26"/>
          </w:rPr>
          <w:t>Elevation of the Watershed.</w:t>
        </w:r>
        <w:r w:rsidRPr="00B12C75">
          <w:rPr>
            <w:rFonts w:cstheme="minorHAnsi"/>
            <w:sz w:val="26"/>
            <w:szCs w:val="26"/>
          </w:rPr>
          <w:t xml:space="preserve"> The elevation of the drainage basin governs the rainfall, its amount, and its type; and hence produces enough effect on the runoff.</w:t>
        </w:r>
      </w:ins>
    </w:p>
    <w:p w14:paraId="059F7EEE" w14:textId="77777777" w:rsidR="005F72A8" w:rsidRPr="00B12C75" w:rsidRDefault="005F72A8" w:rsidP="005F72A8">
      <w:pPr>
        <w:jc w:val="both"/>
        <w:rPr>
          <w:ins w:id="376" w:author="Swapnaneel Ghosh" w:date="2023-05-13T10:24:00Z"/>
          <w:rFonts w:cstheme="minorHAnsi"/>
          <w:sz w:val="26"/>
          <w:szCs w:val="26"/>
        </w:rPr>
      </w:pPr>
      <w:ins w:id="377" w:author="Swapnaneel Ghosh" w:date="2023-05-13T10:24:00Z">
        <w:r w:rsidRPr="00B12C75">
          <w:rPr>
            <w:rFonts w:cstheme="minorHAnsi"/>
            <w:sz w:val="26"/>
            <w:szCs w:val="26"/>
          </w:rPr>
          <w:lastRenderedPageBreak/>
          <w:tab/>
          <w:t>The elevation of a water-shed is a variable factor from point to point. In order to determine the average elevation (Z) of the drainage basin, a contour map the basin is taken, and the areas lying between successive contours are measured.</w:t>
        </w:r>
      </w:ins>
    </w:p>
    <w:p w14:paraId="52D524C3" w14:textId="77777777" w:rsidR="005F72A8" w:rsidRPr="00B12C75" w:rsidRDefault="005F72A8" w:rsidP="005F72A8">
      <w:pPr>
        <w:jc w:val="both"/>
        <w:rPr>
          <w:ins w:id="378" w:author="Swapnaneel Ghosh" w:date="2023-05-13T10:24:00Z"/>
          <w:rFonts w:cstheme="minorHAnsi"/>
          <w:sz w:val="26"/>
          <w:szCs w:val="26"/>
        </w:rPr>
      </w:pPr>
      <w:ins w:id="379" w:author="Swapnaneel Ghosh" w:date="2023-05-13T10:24:00Z">
        <w:r w:rsidRPr="00B12C75">
          <w:rPr>
            <w:rFonts w:cstheme="minorHAnsi"/>
            <w:sz w:val="26"/>
            <w:szCs w:val="26"/>
          </w:rPr>
          <w:tab/>
          <w:t>Z is then calculated as:</w:t>
        </w:r>
      </w:ins>
    </w:p>
    <w:p w14:paraId="55F01E70" w14:textId="3BB50244" w:rsidR="005F72A8" w:rsidRPr="00B12C75" w:rsidRDefault="005F72A8" w:rsidP="005F72A8">
      <w:pPr>
        <w:jc w:val="both"/>
        <w:rPr>
          <w:ins w:id="380" w:author="Swapnaneel Ghosh" w:date="2023-05-13T10:24:00Z"/>
          <w:rFonts w:eastAsiaTheme="minorEastAsia" w:cstheme="minorHAnsi"/>
          <w:sz w:val="26"/>
          <w:szCs w:val="26"/>
        </w:rPr>
      </w:pPr>
      <w:ins w:id="381" w:author="Swapnaneel Ghosh" w:date="2023-05-13T10:24:00Z">
        <w:r w:rsidRPr="00B12C75">
          <w:rPr>
            <w:rFonts w:cstheme="minorHAnsi"/>
            <w:sz w:val="26"/>
            <w:szCs w:val="26"/>
          </w:rPr>
          <w:tab/>
        </w:r>
        <w:r w:rsidRPr="00B12C75">
          <w:rPr>
            <w:rFonts w:cstheme="minorHAnsi"/>
            <w:sz w:val="26"/>
            <w:szCs w:val="26"/>
          </w:rPr>
          <w:tab/>
          <w:t xml:space="preserve">Z = </w:t>
        </w:r>
      </w:ins>
      <m:oMath>
        <m:f>
          <m:fPr>
            <m:ctrlPr>
              <w:ins w:id="382" w:author="Swapnaneel Ghosh" w:date="2023-05-13T10:24:00Z">
                <w:rPr>
                  <w:rFonts w:ascii="Cambria Math" w:hAnsi="Cambria Math" w:cstheme="minorHAnsi"/>
                  <w:i/>
                  <w:sz w:val="26"/>
                  <w:szCs w:val="26"/>
                </w:rPr>
              </w:ins>
            </m:ctrlPr>
          </m:fPr>
          <m:num>
            <m:r>
              <w:ins w:id="383" w:author="Swapnaneel Ghosh" w:date="2023-05-13T10:24:00Z">
                <w:rPr>
                  <w:rFonts w:ascii="Cambria Math" w:hAnsi="Cambria Math" w:cstheme="minorHAnsi"/>
                  <w:sz w:val="26"/>
                  <w:szCs w:val="26"/>
                </w:rPr>
                <m:t>A1Z1+A2Z2+A3Z3+…+AnZn</m:t>
              </w:ins>
            </m:r>
          </m:num>
          <m:den>
            <m:r>
              <w:ins w:id="384" w:author="Swapnaneel Ghosh" w:date="2023-05-13T10:24:00Z">
                <w:rPr>
                  <w:rFonts w:ascii="Cambria Math" w:hAnsi="Cambria Math" w:cstheme="minorHAnsi"/>
                  <w:sz w:val="26"/>
                  <w:szCs w:val="26"/>
                </w:rPr>
                <m:t>A</m:t>
              </w:ins>
            </m:r>
          </m:den>
        </m:f>
      </m:oMath>
      <w:ins w:id="385" w:author="Swapnaneel Ghosh" w:date="2023-05-13T10:24:00Z">
        <w:r w:rsidRPr="00B12C75">
          <w:rPr>
            <w:rFonts w:eastAsiaTheme="minorEastAsia" w:cstheme="minorHAnsi"/>
            <w:sz w:val="26"/>
            <w:szCs w:val="26"/>
          </w:rPr>
          <w:tab/>
        </w:r>
      </w:ins>
      <w:ins w:id="386" w:author="Swapnaneel Ghosh" w:date="2023-05-13T10:25:00Z">
        <w:r w:rsidR="00D33F6A">
          <w:rPr>
            <w:rFonts w:eastAsiaTheme="minorEastAsia" w:cstheme="minorHAnsi"/>
            <w:sz w:val="26"/>
            <w:szCs w:val="26"/>
          </w:rPr>
          <w:t xml:space="preserve">; </w:t>
        </w:r>
      </w:ins>
      <w:ins w:id="387" w:author="Swapnaneel Ghosh" w:date="2023-05-13T10:24:00Z">
        <w:r w:rsidRPr="00B12C75">
          <w:rPr>
            <w:rFonts w:eastAsiaTheme="minorEastAsia" w:cstheme="minorHAnsi"/>
            <w:sz w:val="26"/>
            <w:szCs w:val="26"/>
          </w:rPr>
          <w:t>Where A =area of the basin</w:t>
        </w:r>
      </w:ins>
    </w:p>
    <w:p w14:paraId="77CC811B" w14:textId="0F6EF183" w:rsidR="005F72A8" w:rsidRPr="00B12C75" w:rsidRDefault="005F72A8" w:rsidP="005F72A8">
      <w:pPr>
        <w:jc w:val="both"/>
        <w:rPr>
          <w:ins w:id="388" w:author="Swapnaneel Ghosh" w:date="2023-05-13T10:24:00Z"/>
          <w:rFonts w:eastAsiaTheme="minorEastAsia" w:cstheme="minorHAnsi"/>
          <w:sz w:val="26"/>
          <w:szCs w:val="26"/>
        </w:rPr>
      </w:pPr>
      <w:ins w:id="389" w:author="Swapnaneel Ghosh" w:date="2023-05-13T10:24:00Z">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A1,</w:t>
        </w:r>
      </w:ins>
      <w:ins w:id="390" w:author="Swapnaneel Ghosh" w:date="2023-05-13T10:25:00Z">
        <w:r w:rsidR="008746D0">
          <w:rPr>
            <w:rFonts w:eastAsiaTheme="minorEastAsia" w:cstheme="minorHAnsi"/>
            <w:sz w:val="26"/>
            <w:szCs w:val="26"/>
          </w:rPr>
          <w:t xml:space="preserve"> </w:t>
        </w:r>
      </w:ins>
      <w:ins w:id="391" w:author="Swapnaneel Ghosh" w:date="2023-05-13T10:24:00Z">
        <w:r w:rsidRPr="00B12C75">
          <w:rPr>
            <w:rFonts w:eastAsiaTheme="minorEastAsia" w:cstheme="minorHAnsi"/>
            <w:sz w:val="26"/>
            <w:szCs w:val="26"/>
          </w:rPr>
          <w:t>A2,</w:t>
        </w:r>
      </w:ins>
      <w:ins w:id="392" w:author="Swapnaneel Ghosh" w:date="2023-05-13T10:25:00Z">
        <w:r w:rsidR="008746D0">
          <w:rPr>
            <w:rFonts w:eastAsiaTheme="minorEastAsia" w:cstheme="minorHAnsi"/>
            <w:sz w:val="26"/>
            <w:szCs w:val="26"/>
          </w:rPr>
          <w:t xml:space="preserve"> </w:t>
        </w:r>
      </w:ins>
      <w:ins w:id="393" w:author="Swapnaneel Ghosh" w:date="2023-05-13T10:24:00Z">
        <w:r w:rsidRPr="00B12C75">
          <w:rPr>
            <w:rFonts w:eastAsiaTheme="minorEastAsia" w:cstheme="minorHAnsi"/>
            <w:sz w:val="26"/>
            <w:szCs w:val="26"/>
          </w:rPr>
          <w:t xml:space="preserve">A3…., are the areas between </w:t>
        </w:r>
        <w:r>
          <w:rPr>
            <w:rFonts w:eastAsiaTheme="minorEastAsia" w:cstheme="minorHAnsi"/>
            <w:sz w:val="26"/>
            <w:szCs w:val="26"/>
          </w:rPr>
          <w:t xml:space="preserve">two </w:t>
        </w:r>
        <w:r w:rsidRPr="00B12C75">
          <w:rPr>
            <w:rFonts w:eastAsiaTheme="minorEastAsia" w:cstheme="minorHAnsi"/>
            <w:sz w:val="26"/>
            <w:szCs w:val="26"/>
          </w:rPr>
          <w:t xml:space="preserve">successive </w:t>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 xml:space="preserve">         </w:t>
        </w:r>
        <w:r>
          <w:rPr>
            <w:rFonts w:eastAsiaTheme="minorEastAsia" w:cstheme="minorHAnsi"/>
            <w:sz w:val="26"/>
            <w:szCs w:val="26"/>
          </w:rPr>
          <w:t xml:space="preserve">  </w:t>
        </w:r>
      </w:ins>
      <w:ins w:id="394" w:author="Swapnaneel Ghosh" w:date="2023-05-13T10:25:00Z">
        <w:r w:rsidR="00A9522D">
          <w:rPr>
            <w:rFonts w:eastAsiaTheme="minorEastAsia" w:cstheme="minorHAnsi"/>
            <w:sz w:val="26"/>
            <w:szCs w:val="26"/>
          </w:rPr>
          <w:t xml:space="preserve"> </w:t>
        </w:r>
      </w:ins>
      <w:ins w:id="395" w:author="Swapnaneel Ghosh" w:date="2023-05-13T10:24:00Z">
        <w:r w:rsidRPr="00B12C75">
          <w:rPr>
            <w:rFonts w:eastAsiaTheme="minorEastAsia" w:cstheme="minorHAnsi"/>
            <w:sz w:val="26"/>
            <w:szCs w:val="26"/>
          </w:rPr>
          <w:t>contours</w:t>
        </w:r>
      </w:ins>
    </w:p>
    <w:p w14:paraId="59726302" w14:textId="45597DA9" w:rsidR="00EE4F90" w:rsidRDefault="005F72A8" w:rsidP="005F72A8">
      <w:pPr>
        <w:rPr>
          <w:ins w:id="396" w:author="Swapnaneel Ghosh" w:date="2023-05-13T10:37:00Z"/>
          <w:rFonts w:eastAsiaTheme="minorEastAsia" w:cstheme="minorHAnsi"/>
          <w:sz w:val="26"/>
          <w:szCs w:val="26"/>
        </w:rPr>
      </w:pPr>
      <w:ins w:id="397" w:author="Swapnaneel Ghosh" w:date="2023-05-13T10:24:00Z">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Z1,</w:t>
        </w:r>
      </w:ins>
      <w:ins w:id="398" w:author="Swapnaneel Ghosh" w:date="2023-05-13T10:25:00Z">
        <w:r w:rsidR="008746D0">
          <w:rPr>
            <w:rFonts w:eastAsiaTheme="minorEastAsia" w:cstheme="minorHAnsi"/>
            <w:sz w:val="26"/>
            <w:szCs w:val="26"/>
          </w:rPr>
          <w:t xml:space="preserve"> </w:t>
        </w:r>
      </w:ins>
      <w:ins w:id="399" w:author="Swapnaneel Ghosh" w:date="2023-05-13T10:24:00Z">
        <w:r w:rsidRPr="00B12C75">
          <w:rPr>
            <w:rFonts w:eastAsiaTheme="minorEastAsia" w:cstheme="minorHAnsi"/>
            <w:sz w:val="26"/>
            <w:szCs w:val="26"/>
          </w:rPr>
          <w:t>Z2,</w:t>
        </w:r>
      </w:ins>
      <w:ins w:id="400" w:author="Swapnaneel Ghosh" w:date="2023-05-13T10:25:00Z">
        <w:r w:rsidR="008746D0">
          <w:rPr>
            <w:rFonts w:eastAsiaTheme="minorEastAsia" w:cstheme="minorHAnsi"/>
            <w:sz w:val="26"/>
            <w:szCs w:val="26"/>
          </w:rPr>
          <w:t xml:space="preserve"> </w:t>
        </w:r>
      </w:ins>
      <w:ins w:id="401" w:author="Swapnaneel Ghosh" w:date="2023-05-13T10:24:00Z">
        <w:r w:rsidRPr="00B12C75">
          <w:rPr>
            <w:rFonts w:eastAsiaTheme="minorEastAsia" w:cstheme="minorHAnsi"/>
            <w:sz w:val="26"/>
            <w:szCs w:val="26"/>
          </w:rPr>
          <w:t>Z3….,</w:t>
        </w:r>
        <w:r>
          <w:rPr>
            <w:rFonts w:eastAsiaTheme="minorEastAsia" w:cstheme="minorHAnsi"/>
            <w:sz w:val="26"/>
            <w:szCs w:val="26"/>
          </w:rPr>
          <w:t xml:space="preserve"> </w:t>
        </w:r>
        <w:r w:rsidRPr="00B12C75">
          <w:rPr>
            <w:rFonts w:eastAsiaTheme="minorEastAsia" w:cstheme="minorHAnsi"/>
            <w:sz w:val="26"/>
            <w:szCs w:val="26"/>
          </w:rPr>
          <w:t xml:space="preserve">are the mean elevation between two </w:t>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r>
        <w:r w:rsidRPr="00B12C75">
          <w:rPr>
            <w:rFonts w:eastAsiaTheme="minorEastAsia" w:cstheme="minorHAnsi"/>
            <w:sz w:val="26"/>
            <w:szCs w:val="26"/>
          </w:rPr>
          <w:tab/>
          <w:t xml:space="preserve">       </w:t>
        </w:r>
        <w:r>
          <w:rPr>
            <w:rFonts w:eastAsiaTheme="minorEastAsia" w:cstheme="minorHAnsi"/>
            <w:sz w:val="26"/>
            <w:szCs w:val="26"/>
          </w:rPr>
          <w:tab/>
          <w:t xml:space="preserve">          </w:t>
        </w:r>
      </w:ins>
      <w:ins w:id="402" w:author="Swapnaneel Ghosh" w:date="2023-05-13T10:25:00Z">
        <w:r w:rsidR="00A9522D">
          <w:rPr>
            <w:rFonts w:eastAsiaTheme="minorEastAsia" w:cstheme="minorHAnsi"/>
            <w:sz w:val="26"/>
            <w:szCs w:val="26"/>
          </w:rPr>
          <w:t xml:space="preserve"> </w:t>
        </w:r>
      </w:ins>
      <w:ins w:id="403" w:author="Swapnaneel Ghosh" w:date="2023-05-13T10:24:00Z">
        <w:r w:rsidRPr="00B12C75">
          <w:rPr>
            <w:rFonts w:eastAsiaTheme="minorEastAsia" w:cstheme="minorHAnsi"/>
            <w:sz w:val="26"/>
            <w:szCs w:val="26"/>
          </w:rPr>
          <w:t>successive contours.</w:t>
        </w:r>
      </w:ins>
    </w:p>
    <w:p w14:paraId="13CC51CF" w14:textId="77777777" w:rsidR="00BA1453" w:rsidRPr="00B12C75" w:rsidRDefault="00BA1453" w:rsidP="00BA1453">
      <w:pPr>
        <w:jc w:val="both"/>
        <w:rPr>
          <w:ins w:id="404" w:author="Swapnaneel Ghosh" w:date="2023-05-13T10:38:00Z"/>
          <w:rFonts w:cstheme="minorHAnsi"/>
          <w:sz w:val="26"/>
          <w:szCs w:val="26"/>
        </w:rPr>
      </w:pPr>
      <w:ins w:id="405" w:author="Swapnaneel Ghosh" w:date="2023-05-13T10:38:00Z">
        <w:r w:rsidRPr="00B12C75">
          <w:rPr>
            <w:rFonts w:cstheme="minorHAnsi"/>
            <w:b/>
            <w:sz w:val="26"/>
            <w:szCs w:val="26"/>
          </w:rPr>
          <w:t>(d) The Type of Arrangement of Stream Channels.</w:t>
        </w:r>
        <w:r w:rsidRPr="00B12C75">
          <w:rPr>
            <w:rFonts w:cstheme="minorHAnsi"/>
            <w:sz w:val="26"/>
            <w:szCs w:val="26"/>
          </w:rPr>
          <w:t xml:space="preserve"> If the </w:t>
        </w:r>
        <w:r w:rsidRPr="00B12C75">
          <w:rPr>
            <w:rFonts w:cstheme="minorHAnsi"/>
            <w:b/>
            <w:sz w:val="26"/>
            <w:szCs w:val="26"/>
          </w:rPr>
          <w:t>drainage network</w:t>
        </w:r>
        <w:r w:rsidRPr="00B12C75">
          <w:rPr>
            <w:rFonts w:cstheme="minorHAnsi"/>
            <w:sz w:val="26"/>
            <w:szCs w:val="26"/>
          </w:rPr>
          <w:t xml:space="preserve"> (i.e. the arrangement of stream channels) of a catchment is efficient, water will flow rapidly, and will result in a higher peak, as the concentration time will be less. Hence, the more efficient is the drainage, the more flashy the stream flow will be, and vice versa. The characteristics of the drainage net can be fairly described by the four factors: i.e. (i) order of streams; (ii) the length of tributaries;(iii) the stream density; and (iv) the drainage density, as discussed below:</w:t>
        </w:r>
      </w:ins>
    </w:p>
    <w:p w14:paraId="206B235B" w14:textId="77777777" w:rsidR="00BA1453" w:rsidRPr="00B12C75" w:rsidRDefault="00BA1453" w:rsidP="00BA1453">
      <w:pPr>
        <w:jc w:val="both"/>
        <w:rPr>
          <w:ins w:id="406" w:author="Swapnaneel Ghosh" w:date="2023-05-13T10:38:00Z"/>
          <w:rFonts w:cstheme="minorHAnsi"/>
          <w:sz w:val="26"/>
          <w:szCs w:val="26"/>
        </w:rPr>
      </w:pPr>
      <w:ins w:id="407" w:author="Swapnaneel Ghosh" w:date="2023-05-13T10:38:00Z">
        <w:r w:rsidRPr="00B12C75">
          <w:rPr>
            <w:rFonts w:cstheme="minorHAnsi"/>
            <w:sz w:val="26"/>
            <w:szCs w:val="26"/>
          </w:rPr>
          <w:tab/>
          <w:t xml:space="preserve">(i) </w:t>
        </w:r>
        <w:r w:rsidRPr="00B12C75">
          <w:rPr>
            <w:rFonts w:cstheme="minorHAnsi"/>
            <w:b/>
            <w:i/>
            <w:sz w:val="26"/>
            <w:szCs w:val="26"/>
          </w:rPr>
          <w:t>Order of Streams.</w:t>
        </w:r>
        <w:r w:rsidRPr="00B12C75">
          <w:rPr>
            <w:rFonts w:cstheme="minorHAnsi"/>
            <w:sz w:val="26"/>
            <w:szCs w:val="26"/>
          </w:rPr>
          <w:t xml:space="preserve"> All non-branching tributaries, regardless of whether they enter the main stream or its branches, are termed as first order streams. Streams which receive only non-branching tributaries are of the second order. Streams of the third order are formed by the junction of two streams of the second order. A third order channel receives flow not only from two second order channels that form it, but also direct overland flow and possibly from first order channels that run directly into it and possibly from other second order channels that might join it. Thus, a stream of any order has two or more tributaries of the next lower order. The ordering system continues in this fashion. Hence, the junction of two third order streams form a fourth order channel, and so on, as shown by in Fig. 7.3 (6), where order of streams are represented by Figs. 1, 2, 3 &amp; 4 etc.</w:t>
        </w:r>
      </w:ins>
    </w:p>
    <w:p w14:paraId="49381387" w14:textId="77777777" w:rsidR="00BA1453" w:rsidRPr="00B12C75" w:rsidRDefault="00BA1453" w:rsidP="00BA1453">
      <w:pPr>
        <w:jc w:val="both"/>
        <w:rPr>
          <w:ins w:id="408" w:author="Swapnaneel Ghosh" w:date="2023-05-13T10:38:00Z"/>
          <w:rFonts w:cstheme="minorHAnsi"/>
          <w:sz w:val="26"/>
          <w:szCs w:val="26"/>
        </w:rPr>
      </w:pPr>
      <w:ins w:id="409" w:author="Swapnaneel Ghosh" w:date="2023-05-13T10:38:00Z">
        <w:r w:rsidRPr="00B12C75">
          <w:rPr>
            <w:rFonts w:cstheme="minorHAnsi"/>
            <w:sz w:val="26"/>
            <w:szCs w:val="26"/>
          </w:rPr>
          <w:tab/>
          <w:t>In accordance with this system, the order number of main stream indicates at once, the extent of bifurcation of its tributaries, and as a rule, is a direct indication of the size and extent of the drainage net.</w:t>
        </w:r>
      </w:ins>
    </w:p>
    <w:p w14:paraId="07520819" w14:textId="77777777" w:rsidR="00BA1453" w:rsidRPr="00B12C75" w:rsidRDefault="00BA1453" w:rsidP="00BA1453">
      <w:pPr>
        <w:jc w:val="both"/>
        <w:rPr>
          <w:ins w:id="410" w:author="Swapnaneel Ghosh" w:date="2023-05-13T10:38:00Z"/>
          <w:rFonts w:cstheme="minorHAnsi"/>
          <w:sz w:val="26"/>
          <w:szCs w:val="26"/>
        </w:rPr>
      </w:pPr>
      <w:ins w:id="411" w:author="Swapnaneel Ghosh" w:date="2023-05-13T10:38:00Z">
        <w:r w:rsidRPr="00B12C75">
          <w:rPr>
            <w:rFonts w:cstheme="minorHAnsi"/>
            <w:sz w:val="26"/>
            <w:szCs w:val="26"/>
          </w:rPr>
          <w:tab/>
          <w:t xml:space="preserve">(ii) </w:t>
        </w:r>
        <w:r w:rsidRPr="00B12C75">
          <w:rPr>
            <w:rFonts w:cstheme="minorHAnsi"/>
            <w:b/>
            <w:i/>
            <w:sz w:val="26"/>
            <w:szCs w:val="26"/>
          </w:rPr>
          <w:t>Length of Tributaries.</w:t>
        </w:r>
        <w:r w:rsidRPr="00B12C75">
          <w:rPr>
            <w:rFonts w:cstheme="minorHAnsi"/>
            <w:sz w:val="26"/>
            <w:szCs w:val="26"/>
          </w:rPr>
          <w:t xml:space="preserve"> The length of the tributaries is an indication of the steepness of the drainage basin, as well as of the degree of drainage. Steep well-drained areas generally have numerous small tributaries; whereas, in plains, where soils are deep and permeable, only relatively long tributaries (generally perennial streams) will be in existence. This factor, thus, gives the idea of the efficiency of the drainage net.</w:t>
        </w:r>
      </w:ins>
    </w:p>
    <w:p w14:paraId="710D69B1" w14:textId="77777777" w:rsidR="00BA1453" w:rsidRPr="00B12C75" w:rsidRDefault="00BA1453" w:rsidP="00BA1453">
      <w:pPr>
        <w:jc w:val="both"/>
        <w:rPr>
          <w:ins w:id="412" w:author="Swapnaneel Ghosh" w:date="2023-05-13T10:38:00Z"/>
          <w:rFonts w:cstheme="minorHAnsi"/>
          <w:sz w:val="26"/>
          <w:szCs w:val="26"/>
        </w:rPr>
      </w:pPr>
      <w:ins w:id="413" w:author="Swapnaneel Ghosh" w:date="2023-05-13T10:38:00Z">
        <w:r w:rsidRPr="00B12C75">
          <w:rPr>
            <w:rFonts w:cstheme="minorHAnsi"/>
            <w:sz w:val="26"/>
            <w:szCs w:val="26"/>
          </w:rPr>
          <w:tab/>
          <w:t>It is generally better to consider and compare the average length of the same type of tributaries, and especially of the first order of tributaries, than to compare the average length of all tributaries.</w:t>
        </w:r>
      </w:ins>
    </w:p>
    <w:p w14:paraId="2A9C9780" w14:textId="77777777" w:rsidR="00BA1453" w:rsidRPr="00B12C75" w:rsidRDefault="00BA1453" w:rsidP="00BA1453">
      <w:pPr>
        <w:jc w:val="both"/>
        <w:rPr>
          <w:ins w:id="414" w:author="Swapnaneel Ghosh" w:date="2023-05-13T10:38:00Z"/>
          <w:rFonts w:cstheme="minorHAnsi"/>
          <w:sz w:val="26"/>
          <w:szCs w:val="26"/>
        </w:rPr>
      </w:pPr>
      <w:ins w:id="415" w:author="Swapnaneel Ghosh" w:date="2023-05-13T10:38:00Z">
        <w:r w:rsidRPr="00B12C75">
          <w:rPr>
            <w:rFonts w:cstheme="minorHAnsi"/>
            <w:sz w:val="26"/>
            <w:szCs w:val="26"/>
          </w:rPr>
          <w:tab/>
          <w:t xml:space="preserve">(iii) </w:t>
        </w:r>
        <w:r w:rsidRPr="00B12C75">
          <w:rPr>
            <w:rFonts w:cstheme="minorHAnsi"/>
            <w:b/>
            <w:i/>
            <w:sz w:val="26"/>
            <w:szCs w:val="26"/>
          </w:rPr>
          <w:t>Stream Density-</w:t>
        </w:r>
        <w:r w:rsidRPr="00B12C75">
          <w:rPr>
            <w:rFonts w:cstheme="minorHAnsi"/>
            <w:sz w:val="26"/>
            <w:szCs w:val="26"/>
          </w:rPr>
          <w:t xml:space="preserve">The </w:t>
        </w:r>
        <w:r w:rsidRPr="00B12C75">
          <w:rPr>
            <w:rFonts w:cstheme="minorHAnsi"/>
            <w:b/>
            <w:i/>
            <w:sz w:val="26"/>
            <w:szCs w:val="26"/>
          </w:rPr>
          <w:t>stream density</w:t>
        </w:r>
        <w:r w:rsidRPr="00B12C75">
          <w:rPr>
            <w:rFonts w:cstheme="minorHAnsi"/>
            <w:sz w:val="26"/>
            <w:szCs w:val="26"/>
          </w:rPr>
          <w:t xml:space="preserve"> or </w:t>
        </w:r>
        <w:r w:rsidRPr="00B12C75">
          <w:rPr>
            <w:rFonts w:cstheme="minorHAnsi"/>
            <w:b/>
            <w:i/>
            <w:sz w:val="26"/>
            <w:szCs w:val="26"/>
          </w:rPr>
          <w:t>stream frequency</w:t>
        </w:r>
        <w:r w:rsidRPr="00B12C75">
          <w:rPr>
            <w:rFonts w:cstheme="minorHAnsi"/>
            <w:sz w:val="26"/>
            <w:szCs w:val="26"/>
          </w:rPr>
          <w:t xml:space="preserve"> of a drainage basin may be expressed by relating the number of streams to the area drained. If N</w:t>
        </w:r>
        <w:r w:rsidRPr="00B12C75">
          <w:rPr>
            <w:rFonts w:cstheme="minorHAnsi"/>
            <w:sz w:val="26"/>
            <w:szCs w:val="26"/>
            <w:vertAlign w:val="subscript"/>
          </w:rPr>
          <w:t>s</w:t>
        </w:r>
        <w:r w:rsidRPr="00B12C75">
          <w:rPr>
            <w:rFonts w:cstheme="minorHAnsi"/>
            <w:sz w:val="26"/>
            <w:szCs w:val="26"/>
          </w:rPr>
          <w:t>, is the number of streams in the basin, and A is the total area, the stream density D</w:t>
        </w:r>
        <w:r w:rsidRPr="00B12C75">
          <w:rPr>
            <w:rFonts w:cstheme="minorHAnsi"/>
            <w:sz w:val="26"/>
            <w:szCs w:val="26"/>
            <w:vertAlign w:val="subscript"/>
          </w:rPr>
          <w:t>s</w:t>
        </w:r>
        <w:r w:rsidRPr="00B12C75">
          <w:rPr>
            <w:rFonts w:cstheme="minorHAnsi"/>
            <w:sz w:val="26"/>
            <w:szCs w:val="26"/>
          </w:rPr>
          <w:t>, can then be expressed as:</w:t>
        </w:r>
      </w:ins>
    </w:p>
    <w:p w14:paraId="546CC810" w14:textId="77777777" w:rsidR="00BA1453" w:rsidRPr="00B12C75" w:rsidRDefault="00BA1453" w:rsidP="00BA1453">
      <w:pPr>
        <w:jc w:val="both"/>
        <w:rPr>
          <w:ins w:id="416" w:author="Swapnaneel Ghosh" w:date="2023-05-13T10:38:00Z"/>
          <w:rFonts w:cstheme="minorHAnsi"/>
          <w:sz w:val="26"/>
          <w:szCs w:val="26"/>
        </w:rPr>
      </w:pPr>
      <w:ins w:id="417" w:author="Swapnaneel Ghosh" w:date="2023-05-13T10:38:00Z">
        <w:r w:rsidRPr="00B12C75">
          <w:rPr>
            <w:rFonts w:cstheme="minorHAnsi"/>
            <w:sz w:val="26"/>
            <w:szCs w:val="26"/>
          </w:rPr>
          <w:lastRenderedPageBreak/>
          <w:t>D</w:t>
        </w:r>
        <w:r w:rsidRPr="00B12C75">
          <w:rPr>
            <w:rFonts w:cstheme="minorHAnsi"/>
            <w:sz w:val="26"/>
            <w:szCs w:val="26"/>
            <w:vertAlign w:val="subscript"/>
          </w:rPr>
          <w:t>s</w:t>
        </w:r>
        <w:r w:rsidRPr="00B12C75">
          <w:rPr>
            <w:rFonts w:cstheme="minorHAnsi"/>
            <w:sz w:val="26"/>
            <w:szCs w:val="26"/>
          </w:rPr>
          <w:t xml:space="preserve"> = </w:t>
        </w:r>
      </w:ins>
      <m:oMath>
        <m:f>
          <m:fPr>
            <m:ctrlPr>
              <w:ins w:id="418" w:author="Swapnaneel Ghosh" w:date="2023-05-13T10:38:00Z">
                <w:rPr>
                  <w:rFonts w:ascii="Cambria Math" w:hAnsi="Cambria Math" w:cstheme="minorHAnsi"/>
                  <w:i/>
                  <w:sz w:val="26"/>
                  <w:szCs w:val="26"/>
                </w:rPr>
              </w:ins>
            </m:ctrlPr>
          </m:fPr>
          <m:num>
            <m:r>
              <w:ins w:id="419" w:author="Swapnaneel Ghosh" w:date="2023-05-13T10:38:00Z">
                <w:rPr>
                  <w:rFonts w:ascii="Cambria Math" w:hAnsi="Cambria Math" w:cstheme="minorHAnsi"/>
                  <w:sz w:val="26"/>
                  <w:szCs w:val="26"/>
                </w:rPr>
                <m:t>N</m:t>
              </w:ins>
            </m:r>
            <m:r>
              <w:ins w:id="420" w:author="Swapnaneel Ghosh" w:date="2023-05-13T10:38:00Z">
                <w:rPr>
                  <w:rFonts w:ascii="Cambria Math" w:hAnsi="Cambria Math" w:cstheme="minorHAnsi"/>
                  <w:sz w:val="26"/>
                  <w:szCs w:val="26"/>
                  <w:vertAlign w:val="subscript"/>
                </w:rPr>
                <m:t>s</m:t>
              </w:ins>
            </m:r>
            <m:ctrlPr>
              <w:ins w:id="421" w:author="Swapnaneel Ghosh" w:date="2023-05-13T10:38:00Z">
                <w:rPr>
                  <w:rFonts w:ascii="Cambria Math" w:hAnsi="Cambria Math" w:cstheme="minorHAnsi"/>
                  <w:i/>
                  <w:sz w:val="26"/>
                  <w:szCs w:val="26"/>
                  <w:vertAlign w:val="subscript"/>
                </w:rPr>
              </w:ins>
            </m:ctrlPr>
          </m:num>
          <m:den>
            <m:r>
              <w:ins w:id="422" w:author="Swapnaneel Ghosh" w:date="2023-05-13T10:38:00Z">
                <w:rPr>
                  <w:rFonts w:ascii="Cambria Math" w:hAnsi="Cambria Math" w:cstheme="minorHAnsi"/>
                  <w:sz w:val="26"/>
                  <w:szCs w:val="26"/>
                </w:rPr>
                <m:t>A</m:t>
              </w:ins>
            </m:r>
          </m:den>
        </m:f>
      </m:oMath>
      <w:ins w:id="423" w:author="Swapnaneel Ghosh" w:date="2023-05-13T10:38:00Z">
        <w:r w:rsidRPr="00B12C75">
          <w:rPr>
            <w:rFonts w:cstheme="minorHAnsi"/>
            <w:sz w:val="26"/>
            <w:szCs w:val="26"/>
          </w:rPr>
          <w:t xml:space="preserve"> i.e., the number of streams per sq km.</w:t>
        </w:r>
      </w:ins>
    </w:p>
    <w:p w14:paraId="6C440159" w14:textId="77777777" w:rsidR="00BA1453" w:rsidRPr="00B12C75" w:rsidRDefault="00BA1453" w:rsidP="00BA1453">
      <w:pPr>
        <w:jc w:val="both"/>
        <w:rPr>
          <w:ins w:id="424" w:author="Swapnaneel Ghosh" w:date="2023-05-13T10:38:00Z"/>
          <w:rFonts w:cstheme="minorHAnsi"/>
          <w:i/>
          <w:sz w:val="26"/>
          <w:szCs w:val="26"/>
        </w:rPr>
      </w:pPr>
      <w:ins w:id="425" w:author="Swapnaneel Ghosh" w:date="2023-05-13T10:38:00Z">
        <w:r w:rsidRPr="00B12C75">
          <w:rPr>
            <w:rFonts w:cstheme="minorHAnsi"/>
            <w:i/>
            <w:sz w:val="26"/>
            <w:szCs w:val="26"/>
          </w:rPr>
          <w:t>In determining the total number of streams, only the perennial and intermittent streams are included.</w:t>
        </w:r>
      </w:ins>
    </w:p>
    <w:p w14:paraId="07F4B6FC" w14:textId="77777777" w:rsidR="00BA1453" w:rsidRPr="00B12C75" w:rsidRDefault="00BA1453" w:rsidP="00BA1453">
      <w:pPr>
        <w:jc w:val="both"/>
        <w:rPr>
          <w:ins w:id="426" w:author="Swapnaneel Ghosh" w:date="2023-05-13T10:38:00Z"/>
          <w:rFonts w:cstheme="minorHAnsi"/>
          <w:sz w:val="26"/>
          <w:szCs w:val="26"/>
        </w:rPr>
      </w:pPr>
      <w:ins w:id="427" w:author="Swapnaneel Ghosh" w:date="2023-05-13T10:38:00Z">
        <w:r w:rsidRPr="00B12C75">
          <w:rPr>
            <w:rFonts w:cstheme="minorHAnsi"/>
            <w:i/>
            <w:sz w:val="26"/>
            <w:szCs w:val="26"/>
          </w:rPr>
          <w:tab/>
        </w:r>
        <w:r w:rsidRPr="00B12C75">
          <w:rPr>
            <w:rFonts w:cstheme="minorHAnsi"/>
            <w:sz w:val="26"/>
            <w:szCs w:val="26"/>
          </w:rPr>
          <w:t>This factor does not provide a true measure of drainage efficiency, because a basin having two smaller streams draining only a part of the basin, and another basin of the same size having two larger streams passing through the entire basin, will be indicated to be equally efficient by this factor, whereas it will not be so, the second being certainly more efficient than the first.</w:t>
        </w:r>
      </w:ins>
    </w:p>
    <w:p w14:paraId="521C9A91" w14:textId="77777777" w:rsidR="00BA1453" w:rsidRPr="00B12C75" w:rsidRDefault="00BA1453" w:rsidP="00BA1453">
      <w:pPr>
        <w:jc w:val="both"/>
        <w:rPr>
          <w:ins w:id="428" w:author="Swapnaneel Ghosh" w:date="2023-05-13T10:38:00Z"/>
          <w:rFonts w:cstheme="minorHAnsi"/>
          <w:sz w:val="26"/>
          <w:szCs w:val="26"/>
        </w:rPr>
      </w:pPr>
    </w:p>
    <w:p w14:paraId="2E628F48" w14:textId="77777777" w:rsidR="00BA1453" w:rsidRPr="00B12C75" w:rsidRDefault="00BA1453" w:rsidP="00BA1453">
      <w:pPr>
        <w:jc w:val="both"/>
        <w:rPr>
          <w:ins w:id="429" w:author="Swapnaneel Ghosh" w:date="2023-05-13T10:38:00Z"/>
          <w:rFonts w:cstheme="minorHAnsi"/>
          <w:sz w:val="26"/>
          <w:szCs w:val="26"/>
        </w:rPr>
      </w:pPr>
      <w:ins w:id="430" w:author="Swapnaneel Ghosh" w:date="2023-05-13T10:38:00Z">
        <w:r w:rsidRPr="00B12C75">
          <w:rPr>
            <w:rFonts w:cstheme="minorHAnsi"/>
            <w:sz w:val="26"/>
            <w:szCs w:val="26"/>
          </w:rPr>
          <w:tab/>
          <w:t xml:space="preserve">(iv) </w:t>
        </w:r>
        <w:r w:rsidRPr="00B12C75">
          <w:rPr>
            <w:rFonts w:cstheme="minorHAnsi"/>
            <w:b/>
            <w:i/>
            <w:sz w:val="26"/>
            <w:szCs w:val="26"/>
          </w:rPr>
          <w:t>Drainage density.</w:t>
        </w:r>
        <w:r w:rsidRPr="00B12C75">
          <w:rPr>
            <w:rFonts w:cstheme="minorHAnsi"/>
            <w:sz w:val="26"/>
            <w:szCs w:val="26"/>
          </w:rPr>
          <w:t xml:space="preserve"> The </w:t>
        </w:r>
        <w:r w:rsidRPr="00B12C75">
          <w:rPr>
            <w:rFonts w:cstheme="minorHAnsi"/>
            <w:b/>
            <w:i/>
            <w:sz w:val="26"/>
            <w:szCs w:val="26"/>
          </w:rPr>
          <w:t>drainage density</w:t>
        </w:r>
        <w:r w:rsidRPr="00B12C75">
          <w:rPr>
            <w:rFonts w:cstheme="minorHAnsi"/>
            <w:sz w:val="26"/>
            <w:szCs w:val="26"/>
          </w:rPr>
          <w:t xml:space="preserve"> is expressed as the length of stream per unit of area. Let D</w:t>
        </w:r>
        <w:r w:rsidRPr="00B12C75">
          <w:rPr>
            <w:rFonts w:cstheme="minorHAnsi"/>
            <w:sz w:val="26"/>
            <w:szCs w:val="26"/>
            <w:vertAlign w:val="subscript"/>
          </w:rPr>
          <w:t>d</w:t>
        </w:r>
        <w:r w:rsidRPr="00B12C75">
          <w:rPr>
            <w:rFonts w:cstheme="minorHAnsi"/>
            <w:sz w:val="26"/>
            <w:szCs w:val="26"/>
          </w:rPr>
          <w:t xml:space="preserve"> represents the drainage density, L the total length of the perennial and intermittent streams in the basin, and A the area; then</w:t>
        </w:r>
      </w:ins>
    </w:p>
    <w:p w14:paraId="161F987F" w14:textId="77777777" w:rsidR="00BA1453" w:rsidRPr="00B12C75" w:rsidRDefault="00BA1453" w:rsidP="00BA1453">
      <w:pPr>
        <w:jc w:val="both"/>
        <w:rPr>
          <w:ins w:id="431" w:author="Swapnaneel Ghosh" w:date="2023-05-13T10:38:00Z"/>
          <w:rFonts w:cstheme="minorHAnsi"/>
          <w:sz w:val="26"/>
          <w:szCs w:val="26"/>
        </w:rPr>
      </w:pPr>
      <w:ins w:id="432" w:author="Swapnaneel Ghosh" w:date="2023-05-13T10:38:00Z">
        <w:r w:rsidRPr="00B12C75">
          <w:rPr>
            <w:rFonts w:cstheme="minorHAnsi"/>
            <w:sz w:val="26"/>
            <w:szCs w:val="26"/>
          </w:rPr>
          <w:t>D</w:t>
        </w:r>
        <w:r w:rsidRPr="00B12C75">
          <w:rPr>
            <w:rFonts w:cstheme="minorHAnsi"/>
            <w:sz w:val="26"/>
            <w:szCs w:val="26"/>
            <w:vertAlign w:val="subscript"/>
          </w:rPr>
          <w:t>d</w:t>
        </w:r>
        <w:r w:rsidRPr="00B12C75">
          <w:rPr>
            <w:rFonts w:cstheme="minorHAnsi"/>
            <w:sz w:val="26"/>
            <w:szCs w:val="26"/>
          </w:rPr>
          <w:t xml:space="preserve"> = </w:t>
        </w:r>
      </w:ins>
      <m:oMath>
        <m:f>
          <m:fPr>
            <m:ctrlPr>
              <w:ins w:id="433" w:author="Swapnaneel Ghosh" w:date="2023-05-13T10:38:00Z">
                <w:rPr>
                  <w:rFonts w:ascii="Cambria Math" w:hAnsi="Cambria Math" w:cstheme="minorHAnsi"/>
                  <w:i/>
                  <w:sz w:val="26"/>
                  <w:szCs w:val="26"/>
                </w:rPr>
              </w:ins>
            </m:ctrlPr>
          </m:fPr>
          <m:num>
            <m:r>
              <w:ins w:id="434" w:author="Swapnaneel Ghosh" w:date="2023-05-13T10:38:00Z">
                <w:rPr>
                  <w:rFonts w:ascii="Cambria Math" w:hAnsi="Cambria Math" w:cstheme="minorHAnsi"/>
                  <w:sz w:val="26"/>
                  <w:szCs w:val="26"/>
                </w:rPr>
                <m:t>L</m:t>
              </w:ins>
            </m:r>
          </m:num>
          <m:den>
            <m:r>
              <w:ins w:id="435" w:author="Swapnaneel Ghosh" w:date="2023-05-13T10:38:00Z">
                <w:rPr>
                  <w:rFonts w:ascii="Cambria Math" w:hAnsi="Cambria Math" w:cstheme="minorHAnsi"/>
                  <w:sz w:val="26"/>
                  <w:szCs w:val="26"/>
                </w:rPr>
                <m:t>A</m:t>
              </w:ins>
            </m:r>
          </m:den>
        </m:f>
      </m:oMath>
    </w:p>
    <w:p w14:paraId="552A03B9" w14:textId="77777777" w:rsidR="00BA1453" w:rsidRPr="00B12C75" w:rsidRDefault="00BA1453" w:rsidP="00BA1453">
      <w:pPr>
        <w:jc w:val="both"/>
        <w:rPr>
          <w:ins w:id="436" w:author="Swapnaneel Ghosh" w:date="2023-05-13T10:38:00Z"/>
          <w:rFonts w:cstheme="minorHAnsi"/>
          <w:sz w:val="26"/>
          <w:szCs w:val="26"/>
        </w:rPr>
      </w:pPr>
      <w:ins w:id="437" w:author="Swapnaneel Ghosh" w:date="2023-05-13T10:38:00Z">
        <w:r w:rsidRPr="00B12C75">
          <w:rPr>
            <w:rFonts w:cstheme="minorHAnsi"/>
            <w:sz w:val="26"/>
            <w:szCs w:val="26"/>
          </w:rPr>
          <w:t>Drainage density varies inversely with the length of the overland flow, at therefore, provides at least some indication of the drainage efficiency of the basin.</w:t>
        </w:r>
      </w:ins>
    </w:p>
    <w:p w14:paraId="47DDA3E7" w14:textId="77777777" w:rsidR="00BA1453" w:rsidRPr="00B12C75" w:rsidRDefault="00BA1453" w:rsidP="00BA1453">
      <w:pPr>
        <w:jc w:val="both"/>
        <w:rPr>
          <w:ins w:id="438" w:author="Swapnaneel Ghosh" w:date="2023-05-13T10:38:00Z"/>
          <w:rFonts w:cstheme="minorHAnsi"/>
          <w:sz w:val="26"/>
          <w:szCs w:val="26"/>
        </w:rPr>
      </w:pPr>
      <w:ins w:id="439" w:author="Swapnaneel Ghosh" w:date="2023-05-13T10:38:00Z">
        <w:r w:rsidRPr="00B12C75">
          <w:rPr>
            <w:rFonts w:cstheme="minorHAnsi"/>
            <w:sz w:val="26"/>
            <w:szCs w:val="26"/>
          </w:rPr>
          <w:tab/>
          <w:t xml:space="preserve">(e) </w:t>
        </w:r>
        <w:r w:rsidRPr="00B12C75">
          <w:rPr>
            <w:rFonts w:cstheme="minorHAnsi"/>
            <w:b/>
            <w:i/>
            <w:sz w:val="26"/>
            <w:szCs w:val="26"/>
          </w:rPr>
          <w:t>Other factors.</w:t>
        </w:r>
        <w:r w:rsidRPr="00B12C75">
          <w:rPr>
            <w:rFonts w:cstheme="minorHAnsi"/>
            <w:sz w:val="26"/>
            <w:szCs w:val="26"/>
          </w:rPr>
          <w:t xml:space="preserve"> Besides these four important characteristics of the drainage basin, other factors, such as, the type of the soil in the catchment, the type of vegetative cover, the slope and orientation of the catchment, etc. are the various factors influencing the runoff. Some of these factors have already been described in the chapter of Infiltration. In fact, all those factors, on which Infiltration depends, can be quoted here also, because all those factors influence the streamflow.</w:t>
        </w:r>
      </w:ins>
    </w:p>
    <w:p w14:paraId="1CE5AAA3" w14:textId="77777777" w:rsidR="00BA1453" w:rsidRDefault="00BA1453" w:rsidP="00BA1453">
      <w:pPr>
        <w:jc w:val="both"/>
        <w:rPr>
          <w:ins w:id="440" w:author="Swapnaneel Ghosh" w:date="2023-05-13T10:41:00Z"/>
          <w:rFonts w:cstheme="minorHAnsi"/>
          <w:sz w:val="26"/>
          <w:szCs w:val="26"/>
        </w:rPr>
      </w:pPr>
      <w:ins w:id="441" w:author="Swapnaneel Ghosh" w:date="2023-05-13T10:38:00Z">
        <w:r w:rsidRPr="00B12C75">
          <w:rPr>
            <w:rFonts w:cstheme="minorHAnsi"/>
            <w:sz w:val="26"/>
            <w:szCs w:val="26"/>
          </w:rPr>
          <w:tab/>
          <w:t>From the above discussion, it becomes quite evident that the streamflow depends upon numerous factors (about 15 to 20 in number) and in order to express the streamflow by an equation is very difficult, because such an equation will involve numerous variables, which are all inter-dependent. Even with the most complicated mathematics, it seems difficult and rather impossible to evolve any generalised formula to evaluate the exact amount of runoff and the peak flow.</w:t>
        </w:r>
      </w:ins>
    </w:p>
    <w:p w14:paraId="4A2C4DBB" w14:textId="77777777" w:rsidR="00226E5E" w:rsidRDefault="00226E5E" w:rsidP="00BA1453">
      <w:pPr>
        <w:jc w:val="both"/>
        <w:rPr>
          <w:ins w:id="442" w:author="Swapnaneel Ghosh" w:date="2023-05-13T10:43:00Z"/>
          <w:rFonts w:cstheme="minorHAnsi"/>
          <w:sz w:val="26"/>
          <w:szCs w:val="26"/>
        </w:rPr>
      </w:pPr>
    </w:p>
    <w:p w14:paraId="31D00143" w14:textId="3407788B" w:rsidR="00BA1453" w:rsidRPr="00B01929" w:rsidRDefault="00226E5E" w:rsidP="00BA1453">
      <w:pPr>
        <w:jc w:val="both"/>
        <w:rPr>
          <w:ins w:id="443" w:author="Swapnaneel Ghosh" w:date="2023-05-13T10:38:00Z"/>
          <w:rFonts w:cstheme="minorHAnsi"/>
          <w:b/>
          <w:sz w:val="26"/>
          <w:szCs w:val="26"/>
          <w:u w:val="single"/>
          <w:rPrChange w:id="444" w:author="Swapnaneel Ghosh" w:date="2023-05-13T10:44:00Z">
            <w:rPr>
              <w:ins w:id="445" w:author="Swapnaneel Ghosh" w:date="2023-05-13T10:38:00Z"/>
              <w:rFonts w:cstheme="minorHAnsi"/>
              <w:b/>
              <w:sz w:val="26"/>
              <w:szCs w:val="26"/>
            </w:rPr>
          </w:rPrChange>
        </w:rPr>
      </w:pPr>
      <w:ins w:id="446" w:author="Swapnaneel Ghosh" w:date="2023-05-13T10:41:00Z">
        <w:r>
          <w:rPr>
            <w:rFonts w:cstheme="minorHAnsi"/>
            <w:b/>
            <w:sz w:val="26"/>
            <w:szCs w:val="26"/>
          </w:rPr>
          <w:t>3</w:t>
        </w:r>
      </w:ins>
      <w:ins w:id="447" w:author="Swapnaneel Ghosh" w:date="2023-05-13T10:38:00Z">
        <w:r w:rsidR="00BA1453" w:rsidRPr="00B12C75">
          <w:rPr>
            <w:rFonts w:cstheme="minorHAnsi"/>
            <w:b/>
            <w:sz w:val="26"/>
            <w:szCs w:val="26"/>
          </w:rPr>
          <w:t>.</w:t>
        </w:r>
      </w:ins>
      <w:ins w:id="448" w:author="Swapnaneel Ghosh" w:date="2023-05-13T10:41:00Z">
        <w:r>
          <w:rPr>
            <w:rFonts w:cstheme="minorHAnsi"/>
            <w:b/>
            <w:sz w:val="26"/>
            <w:szCs w:val="26"/>
          </w:rPr>
          <w:t>5</w:t>
        </w:r>
      </w:ins>
      <w:ins w:id="449" w:author="Swapnaneel Ghosh" w:date="2023-05-13T10:43:00Z">
        <w:r>
          <w:rPr>
            <w:rFonts w:cstheme="minorHAnsi"/>
            <w:b/>
            <w:sz w:val="26"/>
            <w:szCs w:val="26"/>
          </w:rPr>
          <w:tab/>
        </w:r>
      </w:ins>
      <w:ins w:id="450" w:author="Swapnaneel Ghosh" w:date="2023-05-13T10:42:00Z">
        <w:r w:rsidRPr="00B01929">
          <w:rPr>
            <w:rFonts w:cstheme="minorHAnsi"/>
            <w:b/>
            <w:sz w:val="26"/>
            <w:szCs w:val="26"/>
            <w:u w:val="single"/>
            <w:rPrChange w:id="451" w:author="Swapnaneel Ghosh" w:date="2023-05-13T10:44:00Z">
              <w:rPr>
                <w:rFonts w:cstheme="minorHAnsi"/>
                <w:b/>
                <w:sz w:val="26"/>
                <w:szCs w:val="26"/>
              </w:rPr>
            </w:rPrChange>
          </w:rPr>
          <w:t>CERTAIN IMPORTANT TERMS CONNECTED WITH RUNOFF</w:t>
        </w:r>
      </w:ins>
    </w:p>
    <w:p w14:paraId="43B1FA3D" w14:textId="762500D4" w:rsidR="00BA1453" w:rsidRPr="00B12C75" w:rsidRDefault="00667CF2">
      <w:pPr>
        <w:ind w:left="720"/>
        <w:jc w:val="both"/>
        <w:rPr>
          <w:ins w:id="452" w:author="Swapnaneel Ghosh" w:date="2023-05-13T10:38:00Z"/>
          <w:rFonts w:cstheme="minorHAnsi"/>
          <w:sz w:val="26"/>
          <w:szCs w:val="26"/>
        </w:rPr>
        <w:pPrChange w:id="453" w:author="Swapnaneel Ghosh" w:date="2023-05-13T10:43:00Z">
          <w:pPr>
            <w:jc w:val="both"/>
          </w:pPr>
        </w:pPrChange>
      </w:pPr>
      <w:ins w:id="454" w:author="Swapnaneel Ghosh" w:date="2023-05-13T10:43:00Z">
        <w:r>
          <w:rPr>
            <w:rFonts w:cstheme="minorHAnsi"/>
            <w:b/>
            <w:sz w:val="26"/>
            <w:szCs w:val="26"/>
          </w:rPr>
          <w:t>3.5</w:t>
        </w:r>
      </w:ins>
      <w:ins w:id="455" w:author="Swapnaneel Ghosh" w:date="2023-05-13T10:38:00Z">
        <w:r w:rsidR="00BA1453" w:rsidRPr="00B12C75">
          <w:rPr>
            <w:rFonts w:cstheme="minorHAnsi"/>
            <w:b/>
            <w:sz w:val="26"/>
            <w:szCs w:val="26"/>
          </w:rPr>
          <w:t>.1. Time of Concentration (TOC).</w:t>
        </w:r>
        <w:r w:rsidR="00BA1453" w:rsidRPr="00B12C75">
          <w:rPr>
            <w:rFonts w:cstheme="minorHAnsi"/>
            <w:sz w:val="26"/>
            <w:szCs w:val="26"/>
          </w:rPr>
          <w:t xml:space="preserve"> The time of concentration of a drainage basin is the time required by the water to reach the outlet from the most remote point of the drainage area. When a storm has been in progress for a time equal to the time of concentration, it is assumed that all the parts of the basin start contributing to the discharge at the outlet. </w:t>
        </w:r>
      </w:ins>
    </w:p>
    <w:p w14:paraId="1DD9C3CA" w14:textId="3BC1E530" w:rsidR="00BA1453" w:rsidRPr="00B12C75" w:rsidRDefault="00667CF2">
      <w:pPr>
        <w:ind w:left="720"/>
        <w:jc w:val="both"/>
        <w:rPr>
          <w:ins w:id="456" w:author="Swapnaneel Ghosh" w:date="2023-05-13T10:38:00Z"/>
          <w:rFonts w:cstheme="minorHAnsi"/>
          <w:sz w:val="26"/>
          <w:szCs w:val="26"/>
        </w:rPr>
        <w:pPrChange w:id="457" w:author="Swapnaneel Ghosh" w:date="2023-05-13T10:43:00Z">
          <w:pPr>
            <w:jc w:val="both"/>
          </w:pPr>
        </w:pPrChange>
      </w:pPr>
      <w:ins w:id="458" w:author="Swapnaneel Ghosh" w:date="2023-05-13T10:43:00Z">
        <w:r>
          <w:rPr>
            <w:rFonts w:cstheme="minorHAnsi"/>
            <w:b/>
            <w:sz w:val="26"/>
            <w:szCs w:val="26"/>
          </w:rPr>
          <w:t>3.5</w:t>
        </w:r>
      </w:ins>
      <w:ins w:id="459" w:author="Swapnaneel Ghosh" w:date="2023-05-13T10:38:00Z">
        <w:r w:rsidR="00BA1453" w:rsidRPr="00B12C75">
          <w:rPr>
            <w:rFonts w:cstheme="minorHAnsi"/>
            <w:b/>
            <w:sz w:val="26"/>
            <w:szCs w:val="26"/>
          </w:rPr>
          <w:t>.2. Travel Time or Time of Flow.</w:t>
        </w:r>
        <w:r w:rsidR="00BA1453" w:rsidRPr="00B12C75">
          <w:rPr>
            <w:rFonts w:cstheme="minorHAnsi"/>
            <w:sz w:val="26"/>
            <w:szCs w:val="26"/>
          </w:rPr>
          <w:t xml:space="preserve"> The excess rainfall produced in a basin flows overland on the basin surface, and then through the basin channels, before reaching the outlet point. The time taken by the water to reach the </w:t>
        </w:r>
        <w:r w:rsidR="00BA1453" w:rsidRPr="00B12C75">
          <w:rPr>
            <w:rFonts w:cstheme="minorHAnsi"/>
            <w:b/>
            <w:bCs/>
            <w:sz w:val="26"/>
            <w:szCs w:val="26"/>
          </w:rPr>
          <w:t xml:space="preserve">basin outlet </w:t>
        </w:r>
        <w:r w:rsidR="00BA1453" w:rsidRPr="00B12C75">
          <w:rPr>
            <w:rFonts w:cstheme="minorHAnsi"/>
            <w:sz w:val="26"/>
            <w:szCs w:val="26"/>
          </w:rPr>
          <w:t xml:space="preserve">from the different points in the basin, is called the travel time or the flow time or the time of flow. This flow time will evidently be more for remote points of the basin and shall be less for the points which are nearer to the outlet. </w:t>
        </w:r>
      </w:ins>
    </w:p>
    <w:p w14:paraId="4638D6C0" w14:textId="2AF05BCF" w:rsidR="00BA1453" w:rsidRPr="00B12C75" w:rsidRDefault="00667CF2">
      <w:pPr>
        <w:ind w:left="720"/>
        <w:jc w:val="both"/>
        <w:rPr>
          <w:ins w:id="460" w:author="Swapnaneel Ghosh" w:date="2023-05-13T10:38:00Z"/>
          <w:rFonts w:cstheme="minorHAnsi"/>
          <w:sz w:val="26"/>
          <w:szCs w:val="26"/>
        </w:rPr>
        <w:pPrChange w:id="461" w:author="Swapnaneel Ghosh" w:date="2023-05-13T10:43:00Z">
          <w:pPr>
            <w:jc w:val="both"/>
          </w:pPr>
        </w:pPrChange>
      </w:pPr>
      <w:ins w:id="462" w:author="Swapnaneel Ghosh" w:date="2023-05-13T10:44:00Z">
        <w:r>
          <w:rPr>
            <w:rFonts w:cstheme="minorHAnsi"/>
            <w:b/>
            <w:sz w:val="26"/>
            <w:szCs w:val="26"/>
          </w:rPr>
          <w:lastRenderedPageBreak/>
          <w:t>3.5</w:t>
        </w:r>
      </w:ins>
      <w:ins w:id="463" w:author="Swapnaneel Ghosh" w:date="2023-05-13T10:38:00Z">
        <w:r w:rsidR="00BA1453" w:rsidRPr="00B12C75">
          <w:rPr>
            <w:rFonts w:cstheme="minorHAnsi"/>
            <w:b/>
            <w:sz w:val="26"/>
            <w:szCs w:val="26"/>
          </w:rPr>
          <w:t>.3. Period of Surface Runoff.</w:t>
        </w:r>
        <w:r w:rsidR="00BA1453" w:rsidRPr="00B12C75">
          <w:rPr>
            <w:rFonts w:cstheme="minorHAnsi"/>
            <w:sz w:val="26"/>
            <w:szCs w:val="26"/>
          </w:rPr>
          <w:t xml:space="preserve"> It is the time taken by the surface runoff (S.R.O.) to pass the given section, after the surface runoff makes its first appearance.</w:t>
        </w:r>
      </w:ins>
    </w:p>
    <w:p w14:paraId="0D9370B3" w14:textId="372767B6" w:rsidR="00BA1453" w:rsidRDefault="00535C1D" w:rsidP="00226E5E">
      <w:pPr>
        <w:ind w:left="720"/>
        <w:jc w:val="both"/>
        <w:rPr>
          <w:ins w:id="464" w:author="Swapnaneel Ghosh" w:date="2023-05-13T10:44:00Z"/>
          <w:rFonts w:cstheme="minorHAnsi"/>
          <w:sz w:val="26"/>
          <w:szCs w:val="26"/>
        </w:rPr>
      </w:pPr>
      <w:ins w:id="465" w:author="Swapnaneel Ghosh" w:date="2023-05-13T10:44:00Z">
        <w:r>
          <w:rPr>
            <w:rFonts w:cstheme="minorHAnsi"/>
            <w:b/>
            <w:sz w:val="26"/>
            <w:szCs w:val="26"/>
          </w:rPr>
          <w:t>3.5</w:t>
        </w:r>
      </w:ins>
      <w:ins w:id="466" w:author="Swapnaneel Ghosh" w:date="2023-05-13T10:38:00Z">
        <w:r w:rsidR="00BA1453" w:rsidRPr="00B12C75">
          <w:rPr>
            <w:rFonts w:cstheme="minorHAnsi"/>
            <w:b/>
            <w:sz w:val="26"/>
            <w:szCs w:val="26"/>
          </w:rPr>
          <w:t>.4. Period of Rise.</w:t>
        </w:r>
        <w:r w:rsidR="00BA1453" w:rsidRPr="00B12C75">
          <w:rPr>
            <w:rFonts w:cstheme="minorHAnsi"/>
            <w:sz w:val="26"/>
            <w:szCs w:val="26"/>
          </w:rPr>
          <w:t xml:space="preserve"> It is the time taken by the surface runoff to reach its maximum value from the time of its beginning.</w:t>
        </w:r>
      </w:ins>
    </w:p>
    <w:p w14:paraId="5B8CA517" w14:textId="77777777" w:rsidR="00FC6631" w:rsidRDefault="00FC6631" w:rsidP="005C4D83">
      <w:pPr>
        <w:rPr>
          <w:ins w:id="467" w:author="Swapnaneel Ghosh" w:date="2023-05-13T10:46:00Z"/>
          <w:rFonts w:cstheme="minorHAnsi"/>
          <w:sz w:val="26"/>
          <w:szCs w:val="26"/>
        </w:rPr>
      </w:pPr>
    </w:p>
    <w:p w14:paraId="0B22F4DC" w14:textId="77777777" w:rsidR="005C4D83" w:rsidRDefault="005C4D83" w:rsidP="005C4D83">
      <w:pPr>
        <w:jc w:val="both"/>
        <w:rPr>
          <w:ins w:id="468" w:author="Swapnaneel Ghosh" w:date="2023-05-13T10:46:00Z"/>
          <w:rFonts w:cstheme="minorHAnsi"/>
          <w:b/>
          <w:bCs/>
          <w:sz w:val="26"/>
          <w:szCs w:val="26"/>
          <w:u w:val="single"/>
        </w:rPr>
      </w:pPr>
      <w:ins w:id="469" w:author="Swapnaneel Ghosh" w:date="2023-05-13T10:46:00Z">
        <w:r w:rsidRPr="005C4D83">
          <w:rPr>
            <w:rFonts w:cstheme="minorHAnsi"/>
            <w:b/>
            <w:bCs/>
            <w:sz w:val="26"/>
            <w:szCs w:val="26"/>
            <w:rPrChange w:id="470" w:author="Swapnaneel Ghosh" w:date="2023-05-13T10:46:00Z">
              <w:rPr>
                <w:rFonts w:cstheme="minorHAnsi"/>
                <w:sz w:val="26"/>
                <w:szCs w:val="26"/>
              </w:rPr>
            </w:rPrChange>
          </w:rPr>
          <w:t>3.6</w:t>
        </w:r>
        <w:r w:rsidRPr="005C4D83">
          <w:rPr>
            <w:rFonts w:cstheme="minorHAnsi"/>
            <w:b/>
            <w:bCs/>
            <w:sz w:val="26"/>
            <w:szCs w:val="26"/>
            <w:rPrChange w:id="471" w:author="Swapnaneel Ghosh" w:date="2023-05-13T10:46:00Z">
              <w:rPr>
                <w:rFonts w:cstheme="minorHAnsi"/>
                <w:sz w:val="26"/>
                <w:szCs w:val="26"/>
              </w:rPr>
            </w:rPrChange>
          </w:rPr>
          <w:tab/>
        </w:r>
        <w:r w:rsidRPr="005C4D83">
          <w:rPr>
            <w:rFonts w:cstheme="minorHAnsi"/>
            <w:b/>
            <w:bCs/>
            <w:sz w:val="26"/>
            <w:szCs w:val="26"/>
            <w:u w:val="single"/>
            <w:rPrChange w:id="472" w:author="Swapnaneel Ghosh" w:date="2023-05-13T10:46:00Z">
              <w:rPr>
                <w:rFonts w:cstheme="minorHAnsi"/>
                <w:b/>
                <w:bCs/>
                <w:sz w:val="26"/>
                <w:szCs w:val="26"/>
              </w:rPr>
            </w:rPrChange>
          </w:rPr>
          <w:t>COMPUTING SHORT TERM RUNOFF FROMTHE GIVEN ISOLATED RAINFALL</w:t>
        </w:r>
      </w:ins>
    </w:p>
    <w:p w14:paraId="48D8E113" w14:textId="048BD680" w:rsidR="005C4D83" w:rsidRPr="00BB7D6F" w:rsidRDefault="005C4D83">
      <w:pPr>
        <w:spacing w:line="480" w:lineRule="auto"/>
        <w:ind w:left="720"/>
        <w:jc w:val="both"/>
        <w:rPr>
          <w:ins w:id="473" w:author="Swapnaneel Ghosh" w:date="2023-05-13T10:49:00Z"/>
          <w:rFonts w:cstheme="minorHAnsi"/>
          <w:sz w:val="26"/>
          <w:szCs w:val="26"/>
          <w:rPrChange w:id="474" w:author="Swapnaneel Ghosh" w:date="2023-05-13T10:52:00Z">
            <w:rPr>
              <w:ins w:id="475" w:author="Swapnaneel Ghosh" w:date="2023-05-13T10:49:00Z"/>
              <w:rFonts w:cstheme="minorHAnsi"/>
              <w:color w:val="FF0000"/>
              <w:sz w:val="26"/>
              <w:szCs w:val="26"/>
            </w:rPr>
          </w:rPrChange>
        </w:rPr>
        <w:pPrChange w:id="476" w:author="Swapnaneel Ghosh" w:date="2023-05-13T10:54:00Z">
          <w:pPr>
            <w:jc w:val="both"/>
          </w:pPr>
        </w:pPrChange>
      </w:pPr>
      <w:ins w:id="477" w:author="Swapnaneel Ghosh" w:date="2023-05-13T10:49:00Z">
        <w:r w:rsidRPr="00BB7D6F">
          <w:rPr>
            <w:rFonts w:cstheme="minorHAnsi"/>
            <w:sz w:val="26"/>
            <w:szCs w:val="26"/>
            <w:rPrChange w:id="478" w:author="Swapnaneel Ghosh" w:date="2023-05-13T10:52:00Z">
              <w:rPr>
                <w:rFonts w:cstheme="minorHAnsi"/>
                <w:color w:val="FF0000"/>
                <w:sz w:val="26"/>
                <w:szCs w:val="26"/>
              </w:rPr>
            </w:rPrChange>
          </w:rPr>
          <w:t xml:space="preserve">The amount of rainfall required is generally termed as </w:t>
        </w:r>
        <w:r w:rsidRPr="00BB7D6F">
          <w:rPr>
            <w:rFonts w:cstheme="minorHAnsi"/>
            <w:b/>
            <w:bCs/>
            <w:sz w:val="26"/>
            <w:szCs w:val="26"/>
            <w:rPrChange w:id="479" w:author="Swapnaneel Ghosh" w:date="2023-05-13T10:52:00Z">
              <w:rPr>
                <w:rFonts w:cstheme="minorHAnsi"/>
                <w:b/>
                <w:bCs/>
                <w:color w:val="FF0000"/>
                <w:sz w:val="26"/>
                <w:szCs w:val="26"/>
              </w:rPr>
            </w:rPrChange>
          </w:rPr>
          <w:t xml:space="preserve">initial basin recharge </w:t>
        </w:r>
        <w:r w:rsidRPr="00BB7D6F">
          <w:rPr>
            <w:rFonts w:cstheme="minorHAnsi"/>
            <w:sz w:val="26"/>
            <w:szCs w:val="26"/>
            <w:rPrChange w:id="480" w:author="Swapnaneel Ghosh" w:date="2023-05-13T10:52:00Z">
              <w:rPr>
                <w:rFonts w:cstheme="minorHAnsi"/>
                <w:color w:val="FF0000"/>
                <w:sz w:val="26"/>
                <w:szCs w:val="26"/>
              </w:rPr>
            </w:rPrChange>
          </w:rPr>
          <w:t>and may be denoted L. It includes P</w:t>
        </w:r>
        <w:r w:rsidRPr="00BB7D6F">
          <w:rPr>
            <w:rFonts w:cstheme="minorHAnsi"/>
            <w:sz w:val="26"/>
            <w:szCs w:val="26"/>
            <w:vertAlign w:val="subscript"/>
            <w:rPrChange w:id="481" w:author="Swapnaneel Ghosh" w:date="2023-05-13T10:52:00Z">
              <w:rPr>
                <w:rFonts w:cstheme="minorHAnsi"/>
                <w:color w:val="FF0000"/>
                <w:sz w:val="26"/>
                <w:szCs w:val="26"/>
                <w:vertAlign w:val="subscript"/>
              </w:rPr>
            </w:rPrChange>
          </w:rPr>
          <w:t>i</w:t>
        </w:r>
        <w:r w:rsidRPr="00BB7D6F">
          <w:rPr>
            <w:rFonts w:cstheme="minorHAnsi"/>
            <w:sz w:val="26"/>
            <w:szCs w:val="26"/>
            <w:rPrChange w:id="482" w:author="Swapnaneel Ghosh" w:date="2023-05-13T10:52:00Z">
              <w:rPr>
                <w:rFonts w:cstheme="minorHAnsi"/>
                <w:color w:val="FF0000"/>
                <w:sz w:val="26"/>
                <w:szCs w:val="26"/>
              </w:rPr>
            </w:rPrChange>
          </w:rPr>
          <w:t>, S</w:t>
        </w:r>
        <w:r w:rsidRPr="00BB7D6F">
          <w:rPr>
            <w:rFonts w:cstheme="minorHAnsi"/>
            <w:sz w:val="26"/>
            <w:szCs w:val="26"/>
            <w:vertAlign w:val="subscript"/>
            <w:rPrChange w:id="483" w:author="Swapnaneel Ghosh" w:date="2023-05-13T10:52:00Z">
              <w:rPr>
                <w:rFonts w:cstheme="minorHAnsi"/>
                <w:color w:val="FF0000"/>
                <w:sz w:val="26"/>
                <w:szCs w:val="26"/>
                <w:vertAlign w:val="subscript"/>
              </w:rPr>
            </w:rPrChange>
          </w:rPr>
          <w:t>d</w:t>
        </w:r>
        <w:r w:rsidRPr="00BB7D6F">
          <w:rPr>
            <w:rFonts w:cstheme="minorHAnsi"/>
            <w:sz w:val="26"/>
            <w:szCs w:val="26"/>
            <w:rPrChange w:id="484" w:author="Swapnaneel Ghosh" w:date="2023-05-13T10:52:00Z">
              <w:rPr>
                <w:rFonts w:cstheme="minorHAnsi"/>
                <w:color w:val="FF0000"/>
                <w:sz w:val="26"/>
                <w:szCs w:val="26"/>
              </w:rPr>
            </w:rPrChange>
          </w:rPr>
          <w:t>, and rain absorbed by the soil moisture deficiency, which depends upon the prevailing soil moisture conditions at the time of rain</w:t>
        </w:r>
        <w:r w:rsidRPr="00BB7D6F">
          <w:rPr>
            <w:rFonts w:cstheme="minorHAnsi"/>
            <w:i/>
            <w:sz w:val="26"/>
            <w:szCs w:val="26"/>
            <w:rPrChange w:id="485" w:author="Swapnaneel Ghosh" w:date="2023-05-13T10:52:00Z">
              <w:rPr>
                <w:rFonts w:cstheme="minorHAnsi"/>
                <w:i/>
                <w:color w:val="FF0000"/>
                <w:sz w:val="26"/>
                <w:szCs w:val="26"/>
              </w:rPr>
            </w:rPrChange>
          </w:rPr>
          <w:t xml:space="preserve">. Initial basin recharge is, therefore, the water withheld within the basin before the rainfall starts contributing to the steamflow or the ground water. After the initial recharge of the basin (L) is filled up, the water will infiltrate into the ground as ground water accretion (G), and excess water will flow as </w:t>
        </w:r>
        <w:r w:rsidRPr="00BB7D6F">
          <w:rPr>
            <w:rFonts w:cstheme="minorHAnsi"/>
            <w:b/>
            <w:bCs/>
            <w:i/>
            <w:sz w:val="26"/>
            <w:szCs w:val="26"/>
            <w:rPrChange w:id="486" w:author="Swapnaneel Ghosh" w:date="2023-05-13T10:52:00Z">
              <w:rPr>
                <w:rFonts w:cstheme="minorHAnsi"/>
                <w:b/>
                <w:bCs/>
                <w:i/>
                <w:color w:val="FF0000"/>
                <w:sz w:val="26"/>
                <w:szCs w:val="26"/>
              </w:rPr>
            </w:rPrChange>
          </w:rPr>
          <w:t>direct runoff (Q)</w:t>
        </w:r>
      </w:ins>
    </w:p>
    <w:p w14:paraId="433F7E21" w14:textId="77777777" w:rsidR="005C4D83" w:rsidRPr="00B12C75" w:rsidRDefault="005C4D83">
      <w:pPr>
        <w:spacing w:line="480" w:lineRule="auto"/>
        <w:jc w:val="both"/>
        <w:rPr>
          <w:ins w:id="487" w:author="Swapnaneel Ghosh" w:date="2023-05-13T10:49:00Z"/>
          <w:rFonts w:cstheme="minorHAnsi"/>
          <w:sz w:val="26"/>
          <w:szCs w:val="26"/>
        </w:rPr>
        <w:pPrChange w:id="488" w:author="Swapnaneel Ghosh" w:date="2023-05-13T10:54:00Z">
          <w:pPr>
            <w:jc w:val="both"/>
          </w:pPr>
        </w:pPrChange>
      </w:pPr>
      <w:ins w:id="489" w:author="Swapnaneel Ghosh" w:date="2023-05-13T10:49:00Z">
        <w:r w:rsidRPr="00BB7D6F">
          <w:rPr>
            <w:rFonts w:cstheme="minorHAnsi"/>
            <w:sz w:val="26"/>
            <w:szCs w:val="26"/>
          </w:rPr>
          <w:tab/>
        </w:r>
        <w:r w:rsidRPr="00B12C75">
          <w:rPr>
            <w:rFonts w:cstheme="minorHAnsi"/>
            <w:sz w:val="26"/>
            <w:szCs w:val="26"/>
          </w:rPr>
          <w:t>The total precipitation (P) on a basin can, therefore, be easily represented by the equation.</w:t>
        </w:r>
      </w:ins>
    </w:p>
    <w:p w14:paraId="75D684DD" w14:textId="3A1D95BD" w:rsidR="005C4D83" w:rsidRPr="00B12C75" w:rsidRDefault="005C4D83">
      <w:pPr>
        <w:spacing w:line="480" w:lineRule="auto"/>
        <w:jc w:val="both"/>
        <w:rPr>
          <w:ins w:id="490" w:author="Swapnaneel Ghosh" w:date="2023-05-13T10:49:00Z"/>
          <w:rFonts w:cstheme="minorHAnsi"/>
          <w:sz w:val="26"/>
          <w:szCs w:val="26"/>
        </w:rPr>
        <w:pPrChange w:id="491" w:author="Swapnaneel Ghosh" w:date="2023-05-13T10:54:00Z">
          <w:pPr>
            <w:jc w:val="both"/>
          </w:pPr>
        </w:pPrChange>
      </w:pPr>
      <w:ins w:id="492" w:author="Swapnaneel Ghosh" w:date="2023-05-13T10:49:00Z">
        <w:r w:rsidRPr="00B12C75">
          <w:rPr>
            <w:rFonts w:cstheme="minorHAnsi"/>
            <w:sz w:val="26"/>
            <w:szCs w:val="26"/>
          </w:rPr>
          <w:tab/>
        </w:r>
      </w:ins>
      <m:oMath>
        <m:r>
          <w:ins w:id="493" w:author="Swapnaneel Ghosh" w:date="2023-05-13T10:49:00Z">
            <w:rPr>
              <w:rFonts w:ascii="Cambria Math" w:hAnsi="Cambria Math" w:cstheme="minorHAnsi"/>
              <w:sz w:val="26"/>
              <w:szCs w:val="26"/>
            </w:rPr>
            <m:t>P = L + G + Q</m:t>
          </w:ins>
        </m:r>
      </m:oMath>
    </w:p>
    <w:p w14:paraId="41B3FA10" w14:textId="15E2EE2D" w:rsidR="005C4D83" w:rsidRPr="00B12C75" w:rsidRDefault="005C4D83">
      <w:pPr>
        <w:spacing w:line="480" w:lineRule="auto"/>
        <w:jc w:val="both"/>
        <w:rPr>
          <w:ins w:id="494" w:author="Swapnaneel Ghosh" w:date="2023-05-13T10:49:00Z"/>
          <w:rFonts w:cstheme="minorHAnsi"/>
          <w:sz w:val="26"/>
          <w:szCs w:val="26"/>
        </w:rPr>
        <w:pPrChange w:id="495" w:author="Swapnaneel Ghosh" w:date="2023-05-13T10:54:00Z">
          <w:pPr>
            <w:jc w:val="both"/>
          </w:pPr>
        </w:pPrChange>
      </w:pPr>
      <w:ins w:id="496" w:author="Swapnaneel Ghosh" w:date="2023-05-13T10:49:00Z">
        <w:r w:rsidRPr="00B12C75">
          <w:rPr>
            <w:rFonts w:cstheme="minorHAnsi"/>
            <w:sz w:val="26"/>
            <w:szCs w:val="26"/>
          </w:rPr>
          <w:t>or</w:t>
        </w:r>
        <w:r w:rsidRPr="00B12C75">
          <w:rPr>
            <w:rFonts w:cstheme="minorHAnsi"/>
            <w:sz w:val="26"/>
            <w:szCs w:val="26"/>
          </w:rPr>
          <w:tab/>
        </w:r>
      </w:ins>
      <m:oMath>
        <m:r>
          <w:ins w:id="497" w:author="Swapnaneel Ghosh" w:date="2023-05-13T10:49:00Z">
            <w:rPr>
              <w:rFonts w:ascii="Cambria Math" w:hAnsi="Cambria Math" w:cstheme="minorHAnsi"/>
              <w:sz w:val="26"/>
              <w:szCs w:val="26"/>
            </w:rPr>
            <m:t>Q = P – L – G</m:t>
          </w:ins>
        </m:r>
      </m:oMath>
    </w:p>
    <w:p w14:paraId="308D0152" w14:textId="56BE413F" w:rsidR="005C4D83" w:rsidRPr="00B12C75" w:rsidRDefault="005C4D83">
      <w:pPr>
        <w:spacing w:line="480" w:lineRule="auto"/>
        <w:jc w:val="both"/>
        <w:rPr>
          <w:ins w:id="498" w:author="Swapnaneel Ghosh" w:date="2023-05-13T10:49:00Z"/>
          <w:rFonts w:cstheme="minorHAnsi"/>
          <w:sz w:val="26"/>
          <w:szCs w:val="26"/>
        </w:rPr>
        <w:pPrChange w:id="499" w:author="Swapnaneel Ghosh" w:date="2023-05-13T10:54:00Z">
          <w:pPr>
            <w:jc w:val="both"/>
          </w:pPr>
        </w:pPrChange>
      </w:pPr>
      <w:ins w:id="500" w:author="Swapnaneel Ghosh" w:date="2023-05-13T10:49:00Z">
        <w:r w:rsidRPr="00B12C75">
          <w:rPr>
            <w:rFonts w:cstheme="minorHAnsi"/>
            <w:sz w:val="26"/>
            <w:szCs w:val="26"/>
          </w:rPr>
          <w:t>i.e.</w:t>
        </w:r>
        <w:r w:rsidRPr="00B12C75">
          <w:rPr>
            <w:rFonts w:cstheme="minorHAnsi"/>
            <w:sz w:val="26"/>
            <w:szCs w:val="26"/>
          </w:rPr>
          <w:tab/>
        </w:r>
      </w:ins>
      <m:oMath>
        <m:r>
          <w:ins w:id="501" w:author="Swapnaneel Ghosh" w:date="2023-05-13T10:49:00Z">
            <w:rPr>
              <w:rFonts w:ascii="Cambria Math" w:hAnsi="Cambria Math" w:cstheme="minorHAnsi"/>
              <w:sz w:val="26"/>
              <w:szCs w:val="26"/>
            </w:rPr>
            <m:t>Runoff =  Rainfall - Initial Basin recharge - Ground water accretion</m:t>
          </w:ins>
        </m:r>
      </m:oMath>
    </w:p>
    <w:p w14:paraId="2C786189" w14:textId="1EBA3EAA" w:rsidR="005C4D83" w:rsidRPr="00BB7D6F" w:rsidRDefault="005C4D83">
      <w:pPr>
        <w:spacing w:line="480" w:lineRule="auto"/>
        <w:ind w:left="720"/>
        <w:jc w:val="both"/>
        <w:rPr>
          <w:ins w:id="502" w:author="Swapnaneel Ghosh" w:date="2023-05-13T10:49:00Z"/>
          <w:rFonts w:cstheme="minorHAnsi"/>
          <w:sz w:val="26"/>
          <w:szCs w:val="26"/>
          <w:rPrChange w:id="503" w:author="Swapnaneel Ghosh" w:date="2023-05-13T10:53:00Z">
            <w:rPr>
              <w:ins w:id="504" w:author="Swapnaneel Ghosh" w:date="2023-05-13T10:49:00Z"/>
              <w:rFonts w:cstheme="minorHAnsi"/>
              <w:color w:val="FF0000"/>
              <w:sz w:val="26"/>
              <w:szCs w:val="26"/>
            </w:rPr>
          </w:rPrChange>
        </w:rPr>
        <w:pPrChange w:id="505" w:author="Swapnaneel Ghosh" w:date="2023-05-13T10:54:00Z">
          <w:pPr>
            <w:jc w:val="both"/>
          </w:pPr>
        </w:pPrChange>
      </w:pPr>
      <w:ins w:id="506" w:author="Swapnaneel Ghosh" w:date="2023-05-13T10:49:00Z">
        <w:r w:rsidRPr="00BB7D6F">
          <w:rPr>
            <w:rFonts w:cstheme="minorHAnsi"/>
            <w:sz w:val="26"/>
            <w:szCs w:val="26"/>
            <w:rPrChange w:id="507" w:author="Swapnaneel Ghosh" w:date="2023-05-13T10:53:00Z">
              <w:rPr>
                <w:rFonts w:cstheme="minorHAnsi"/>
                <w:color w:val="FF0000"/>
                <w:sz w:val="26"/>
                <w:szCs w:val="26"/>
              </w:rPr>
            </w:rPrChange>
          </w:rPr>
          <w:t>This is the fundamental equation for the computation of runoff. Various methods used for computing runoff are enumerated below:</w:t>
        </w:r>
      </w:ins>
    </w:p>
    <w:p w14:paraId="214287D5" w14:textId="77777777" w:rsidR="005C4D83" w:rsidRPr="00BB7D6F" w:rsidRDefault="005C4D83">
      <w:pPr>
        <w:spacing w:line="480" w:lineRule="auto"/>
        <w:jc w:val="both"/>
        <w:rPr>
          <w:ins w:id="508" w:author="Swapnaneel Ghosh" w:date="2023-05-13T10:49:00Z"/>
          <w:rFonts w:cstheme="minorHAnsi"/>
          <w:i/>
          <w:sz w:val="26"/>
          <w:szCs w:val="26"/>
          <w:rPrChange w:id="509" w:author="Swapnaneel Ghosh" w:date="2023-05-13T10:53:00Z">
            <w:rPr>
              <w:ins w:id="510" w:author="Swapnaneel Ghosh" w:date="2023-05-13T10:49:00Z"/>
              <w:rFonts w:cstheme="minorHAnsi"/>
              <w:i/>
              <w:color w:val="FF0000"/>
              <w:sz w:val="26"/>
              <w:szCs w:val="26"/>
            </w:rPr>
          </w:rPrChange>
        </w:rPr>
        <w:pPrChange w:id="511" w:author="Swapnaneel Ghosh" w:date="2023-05-13T10:54:00Z">
          <w:pPr>
            <w:jc w:val="both"/>
          </w:pPr>
        </w:pPrChange>
      </w:pPr>
      <w:ins w:id="512" w:author="Swapnaneel Ghosh" w:date="2023-05-13T10:49:00Z">
        <w:r w:rsidRPr="00BB7D6F">
          <w:rPr>
            <w:rFonts w:cstheme="minorHAnsi"/>
            <w:sz w:val="26"/>
            <w:szCs w:val="26"/>
            <w:rPrChange w:id="513" w:author="Swapnaneel Ghosh" w:date="2023-05-13T10:53:00Z">
              <w:rPr>
                <w:rFonts w:cstheme="minorHAnsi"/>
                <w:color w:val="FF0000"/>
                <w:sz w:val="26"/>
                <w:szCs w:val="26"/>
              </w:rPr>
            </w:rPrChange>
          </w:rPr>
          <w:tab/>
          <w:t xml:space="preserve">(1) </w:t>
        </w:r>
        <w:r w:rsidRPr="00BB7D6F">
          <w:rPr>
            <w:rFonts w:cstheme="minorHAnsi"/>
            <w:i/>
            <w:sz w:val="26"/>
            <w:szCs w:val="26"/>
            <w:rPrChange w:id="514" w:author="Swapnaneel Ghosh" w:date="2023-05-13T10:53:00Z">
              <w:rPr>
                <w:rFonts w:cstheme="minorHAnsi"/>
                <w:i/>
                <w:color w:val="FF0000"/>
                <w:sz w:val="26"/>
                <w:szCs w:val="26"/>
              </w:rPr>
            </w:rPrChange>
          </w:rPr>
          <w:t xml:space="preserve">Computing runoff depth by using </w:t>
        </w:r>
        <w:r w:rsidRPr="00BB7D6F">
          <w:rPr>
            <w:rFonts w:cstheme="minorHAnsi"/>
            <w:i/>
            <w:iCs/>
            <w:sz w:val="26"/>
            <w:szCs w:val="26"/>
            <w:rPrChange w:id="515" w:author="Swapnaneel Ghosh" w:date="2023-05-13T10:53:00Z">
              <w:rPr>
                <w:rFonts w:cstheme="minorHAnsi"/>
                <w:i/>
                <w:iCs/>
                <w:color w:val="FF0000"/>
                <w:sz w:val="26"/>
                <w:szCs w:val="26"/>
              </w:rPr>
            </w:rPrChange>
          </w:rPr>
          <w:t>runoff coefficient.</w:t>
        </w:r>
      </w:ins>
    </w:p>
    <w:p w14:paraId="1061BFA9" w14:textId="77777777" w:rsidR="005C4D83" w:rsidRPr="00BB7D6F" w:rsidRDefault="005C4D83">
      <w:pPr>
        <w:spacing w:line="480" w:lineRule="auto"/>
        <w:jc w:val="both"/>
        <w:rPr>
          <w:ins w:id="516" w:author="Swapnaneel Ghosh" w:date="2023-05-13T10:49:00Z"/>
          <w:rFonts w:cstheme="minorHAnsi"/>
          <w:i/>
          <w:sz w:val="26"/>
          <w:szCs w:val="26"/>
          <w:rPrChange w:id="517" w:author="Swapnaneel Ghosh" w:date="2023-05-13T10:53:00Z">
            <w:rPr>
              <w:ins w:id="518" w:author="Swapnaneel Ghosh" w:date="2023-05-13T10:49:00Z"/>
              <w:rFonts w:cstheme="minorHAnsi"/>
              <w:i/>
              <w:color w:val="FF0000"/>
              <w:sz w:val="26"/>
              <w:szCs w:val="26"/>
            </w:rPr>
          </w:rPrChange>
        </w:rPr>
        <w:pPrChange w:id="519" w:author="Swapnaneel Ghosh" w:date="2023-05-13T10:54:00Z">
          <w:pPr>
            <w:jc w:val="both"/>
          </w:pPr>
        </w:pPrChange>
      </w:pPr>
      <w:ins w:id="520" w:author="Swapnaneel Ghosh" w:date="2023-05-13T10:49:00Z">
        <w:r w:rsidRPr="00BB7D6F">
          <w:rPr>
            <w:rFonts w:cstheme="minorHAnsi"/>
            <w:sz w:val="26"/>
            <w:szCs w:val="26"/>
            <w:rPrChange w:id="521" w:author="Swapnaneel Ghosh" w:date="2023-05-13T10:53:00Z">
              <w:rPr>
                <w:rFonts w:cstheme="minorHAnsi"/>
                <w:color w:val="FF0000"/>
                <w:sz w:val="26"/>
                <w:szCs w:val="26"/>
              </w:rPr>
            </w:rPrChange>
          </w:rPr>
          <w:tab/>
          <w:t xml:space="preserve">(2) </w:t>
        </w:r>
        <w:r w:rsidRPr="00BB7D6F">
          <w:rPr>
            <w:rFonts w:cstheme="minorHAnsi"/>
            <w:i/>
            <w:sz w:val="26"/>
            <w:szCs w:val="26"/>
            <w:rPrChange w:id="522" w:author="Swapnaneel Ghosh" w:date="2023-05-13T10:53:00Z">
              <w:rPr>
                <w:rFonts w:cstheme="minorHAnsi"/>
                <w:i/>
                <w:color w:val="FF0000"/>
                <w:sz w:val="26"/>
                <w:szCs w:val="26"/>
              </w:rPr>
            </w:rPrChange>
          </w:rPr>
          <w:t>Computing runoff by using Infiltration Capacity curve.</w:t>
        </w:r>
      </w:ins>
    </w:p>
    <w:p w14:paraId="1102829A" w14:textId="77777777" w:rsidR="005C4D83" w:rsidRPr="00B12C75" w:rsidRDefault="005C4D83">
      <w:pPr>
        <w:spacing w:line="480" w:lineRule="auto"/>
        <w:jc w:val="both"/>
        <w:rPr>
          <w:ins w:id="523" w:author="Swapnaneel Ghosh" w:date="2023-05-13T10:49:00Z"/>
          <w:rFonts w:cstheme="minorHAnsi"/>
          <w:i/>
          <w:sz w:val="26"/>
          <w:szCs w:val="26"/>
        </w:rPr>
        <w:pPrChange w:id="524" w:author="Swapnaneel Ghosh" w:date="2023-05-13T10:54:00Z">
          <w:pPr>
            <w:jc w:val="both"/>
          </w:pPr>
        </w:pPrChange>
      </w:pPr>
      <w:ins w:id="525" w:author="Swapnaneel Ghosh" w:date="2023-05-13T10:49:00Z">
        <w:r w:rsidRPr="00B12C75">
          <w:rPr>
            <w:rFonts w:cstheme="minorHAnsi"/>
            <w:sz w:val="26"/>
            <w:szCs w:val="26"/>
          </w:rPr>
          <w:tab/>
          <w:t xml:space="preserve">(3) </w:t>
        </w:r>
        <w:r w:rsidRPr="00B12C75">
          <w:rPr>
            <w:rFonts w:cstheme="minorHAnsi"/>
            <w:i/>
            <w:sz w:val="26"/>
            <w:szCs w:val="26"/>
          </w:rPr>
          <w:t xml:space="preserve">Computing runoff depth by using known/assumed values of infiltration indices </w:t>
        </w:r>
        <w:r w:rsidRPr="00B12C75">
          <w:rPr>
            <w:rFonts w:cstheme="minorHAnsi"/>
            <w:i/>
            <w:color w:val="70AD47" w:themeColor="accent6"/>
            <w:sz w:val="26"/>
            <w:szCs w:val="26"/>
          </w:rPr>
          <w:t>(</w:t>
        </w:r>
        <w:r w:rsidRPr="00B12C75">
          <w:rPr>
            <w:rFonts w:cstheme="minorHAnsi"/>
            <w:b/>
            <w:bCs/>
            <w:i/>
            <w:color w:val="70AD47" w:themeColor="accent6"/>
            <w:sz w:val="26"/>
            <w:szCs w:val="26"/>
            <w:shd w:val="clear" w:color="auto" w:fill="FFFFFF"/>
          </w:rPr>
          <w:t>ϕ</w:t>
        </w:r>
        <w:r w:rsidRPr="00B12C75">
          <w:rPr>
            <w:rFonts w:cstheme="minorHAnsi"/>
            <w:b/>
            <w:bCs/>
            <w:i/>
            <w:color w:val="70AD47" w:themeColor="accent6"/>
            <w:sz w:val="26"/>
            <w:szCs w:val="26"/>
            <w:shd w:val="clear" w:color="auto" w:fill="FFFFFF"/>
            <w:vertAlign w:val="subscript"/>
          </w:rPr>
          <w:t>index</w:t>
        </w:r>
        <w:r w:rsidRPr="00B12C75">
          <w:rPr>
            <w:rFonts w:cstheme="minorHAnsi"/>
            <w:i/>
            <w:color w:val="202122"/>
            <w:sz w:val="26"/>
            <w:szCs w:val="26"/>
            <w:shd w:val="clear" w:color="auto" w:fill="FFFFFF"/>
            <w:vertAlign w:val="subscript"/>
          </w:rPr>
          <w:t xml:space="preserve"> </w:t>
        </w:r>
        <w:r w:rsidRPr="00B12C75">
          <w:rPr>
            <w:rFonts w:cstheme="minorHAnsi"/>
            <w:i/>
            <w:sz w:val="26"/>
            <w:szCs w:val="26"/>
          </w:rPr>
          <w:t xml:space="preserve">or </w:t>
        </w:r>
        <w:r w:rsidRPr="00B12C75">
          <w:rPr>
            <w:rFonts w:cstheme="minorHAnsi"/>
            <w:i/>
            <w:sz w:val="26"/>
            <w:szCs w:val="26"/>
          </w:rPr>
          <w:tab/>
        </w:r>
        <w:r w:rsidRPr="00B12C75">
          <w:rPr>
            <w:rFonts w:cstheme="minorHAnsi"/>
            <w:b/>
            <w:bCs/>
            <w:i/>
            <w:color w:val="70AD47" w:themeColor="accent6"/>
            <w:sz w:val="26"/>
            <w:szCs w:val="26"/>
          </w:rPr>
          <w:t>W</w:t>
        </w:r>
        <w:r w:rsidRPr="00B12C75">
          <w:rPr>
            <w:rFonts w:cstheme="minorHAnsi"/>
            <w:b/>
            <w:bCs/>
            <w:i/>
            <w:color w:val="70AD47" w:themeColor="accent6"/>
            <w:sz w:val="26"/>
            <w:szCs w:val="26"/>
            <w:vertAlign w:val="subscript"/>
          </w:rPr>
          <w:t>index</w:t>
        </w:r>
        <w:r w:rsidRPr="00B12C75">
          <w:rPr>
            <w:rFonts w:cstheme="minorHAnsi"/>
            <w:i/>
            <w:color w:val="70AD47" w:themeColor="accent6"/>
            <w:sz w:val="26"/>
            <w:szCs w:val="26"/>
          </w:rPr>
          <w:t>).</w:t>
        </w:r>
      </w:ins>
    </w:p>
    <w:p w14:paraId="2858F702" w14:textId="562765D6" w:rsidR="005C4D83" w:rsidRPr="00B12C75" w:rsidRDefault="005C4D83" w:rsidP="00C25918">
      <w:pPr>
        <w:spacing w:line="240" w:lineRule="auto"/>
        <w:ind w:left="720"/>
        <w:jc w:val="both"/>
        <w:rPr>
          <w:ins w:id="526" w:author="Swapnaneel Ghosh" w:date="2023-05-13T10:49:00Z"/>
          <w:rFonts w:cstheme="minorHAnsi"/>
          <w:i/>
          <w:sz w:val="26"/>
          <w:szCs w:val="26"/>
        </w:rPr>
        <w:pPrChange w:id="527" w:author="Swapnaneel Ghosh" w:date="2023-05-14T10:23:00Z">
          <w:pPr>
            <w:jc w:val="both"/>
          </w:pPr>
        </w:pPrChange>
      </w:pPr>
      <w:ins w:id="528" w:author="Swapnaneel Ghosh" w:date="2023-05-13T10:49:00Z">
        <w:r w:rsidRPr="00B12C75">
          <w:rPr>
            <w:rFonts w:cstheme="minorHAnsi"/>
            <w:sz w:val="26"/>
            <w:szCs w:val="26"/>
          </w:rPr>
          <w:lastRenderedPageBreak/>
          <w:t xml:space="preserve">(4) </w:t>
        </w:r>
        <w:r w:rsidRPr="00B12C75">
          <w:rPr>
            <w:rFonts w:cstheme="minorHAnsi"/>
            <w:i/>
            <w:sz w:val="26"/>
            <w:szCs w:val="26"/>
          </w:rPr>
          <w:t>Computing runoff hydrograph by using Unit hydrograph theory (including the use Bernard's graph, S-curve, and Synthetic unit hydrograph, etc).</w:t>
        </w:r>
      </w:ins>
    </w:p>
    <w:p w14:paraId="7808CFE1" w14:textId="1A7A865A" w:rsidR="005C4D83" w:rsidRPr="00B12C75" w:rsidRDefault="005C4D83" w:rsidP="00C25918">
      <w:pPr>
        <w:spacing w:line="240" w:lineRule="auto"/>
        <w:jc w:val="both"/>
        <w:rPr>
          <w:ins w:id="529" w:author="Swapnaneel Ghosh" w:date="2023-05-13T10:49:00Z"/>
          <w:rFonts w:cstheme="minorHAnsi"/>
          <w:sz w:val="26"/>
          <w:szCs w:val="26"/>
        </w:rPr>
        <w:pPrChange w:id="530" w:author="Swapnaneel Ghosh" w:date="2023-05-14T10:23:00Z">
          <w:pPr>
            <w:jc w:val="both"/>
          </w:pPr>
        </w:pPrChange>
      </w:pPr>
      <w:ins w:id="531" w:author="Swapnaneel Ghosh" w:date="2023-05-13T10:49:00Z">
        <w:r w:rsidRPr="00B12C75">
          <w:rPr>
            <w:rFonts w:cstheme="minorHAnsi"/>
            <w:sz w:val="26"/>
            <w:szCs w:val="26"/>
          </w:rPr>
          <w:tab/>
          <w:t xml:space="preserve"> (5) </w:t>
        </w:r>
        <w:r w:rsidRPr="00B12C75">
          <w:rPr>
            <w:rFonts w:cstheme="minorHAnsi"/>
            <w:i/>
            <w:sz w:val="26"/>
            <w:szCs w:val="26"/>
          </w:rPr>
          <w:t>Computing direct runoff</w:t>
        </w:r>
        <w:r>
          <w:rPr>
            <w:rFonts w:cstheme="minorHAnsi"/>
            <w:i/>
            <w:sz w:val="26"/>
            <w:szCs w:val="26"/>
          </w:rPr>
          <w:t xml:space="preserve"> </w:t>
        </w:r>
        <w:r w:rsidRPr="00B12C75">
          <w:rPr>
            <w:rFonts w:cstheme="minorHAnsi"/>
            <w:i/>
            <w:sz w:val="26"/>
            <w:szCs w:val="26"/>
          </w:rPr>
          <w:t>from rainfall using Soil cover conditions.</w:t>
        </w:r>
      </w:ins>
    </w:p>
    <w:p w14:paraId="051BE7DF" w14:textId="77777777" w:rsidR="005C4D83" w:rsidRPr="00B12C75" w:rsidRDefault="005C4D83" w:rsidP="00C25918">
      <w:pPr>
        <w:spacing w:line="240" w:lineRule="auto"/>
        <w:jc w:val="both"/>
        <w:rPr>
          <w:ins w:id="532" w:author="Swapnaneel Ghosh" w:date="2023-05-13T10:49:00Z"/>
          <w:rFonts w:cstheme="minorHAnsi"/>
          <w:sz w:val="26"/>
          <w:szCs w:val="26"/>
        </w:rPr>
        <w:pPrChange w:id="533" w:author="Swapnaneel Ghosh" w:date="2023-05-14T10:23:00Z">
          <w:pPr>
            <w:jc w:val="both"/>
          </w:pPr>
        </w:pPrChange>
      </w:pPr>
      <w:ins w:id="534" w:author="Swapnaneel Ghosh" w:date="2023-05-13T10:49:00Z">
        <w:r w:rsidRPr="00B12C75">
          <w:rPr>
            <w:rFonts w:cstheme="minorHAnsi"/>
            <w:sz w:val="26"/>
            <w:szCs w:val="26"/>
          </w:rPr>
          <w:t>All these methods are discussed below:</w:t>
        </w:r>
      </w:ins>
    </w:p>
    <w:p w14:paraId="1A9B16AD" w14:textId="53C75D81" w:rsidR="005C4D83" w:rsidRPr="00B12C75" w:rsidRDefault="006A4675">
      <w:pPr>
        <w:spacing w:line="480" w:lineRule="auto"/>
        <w:jc w:val="both"/>
        <w:rPr>
          <w:ins w:id="535" w:author="Swapnaneel Ghosh" w:date="2023-05-13T10:49:00Z"/>
          <w:rFonts w:cstheme="minorHAnsi"/>
          <w:b/>
          <w:sz w:val="26"/>
          <w:szCs w:val="26"/>
        </w:rPr>
        <w:pPrChange w:id="536" w:author="Swapnaneel Ghosh" w:date="2023-05-13T10:54:00Z">
          <w:pPr>
            <w:jc w:val="both"/>
          </w:pPr>
        </w:pPrChange>
      </w:pPr>
      <w:ins w:id="537" w:author="Swapnaneel Ghosh" w:date="2023-05-13T10:55:00Z">
        <w:r>
          <w:rPr>
            <w:rFonts w:cstheme="minorHAnsi"/>
            <w:b/>
            <w:sz w:val="26"/>
            <w:szCs w:val="26"/>
          </w:rPr>
          <w:t>3.6.</w:t>
        </w:r>
      </w:ins>
      <w:ins w:id="538" w:author="Swapnaneel Ghosh" w:date="2023-05-13T10:49:00Z">
        <w:r w:rsidR="005C4D83" w:rsidRPr="00B12C75">
          <w:rPr>
            <w:rFonts w:cstheme="minorHAnsi"/>
            <w:b/>
            <w:sz w:val="26"/>
            <w:szCs w:val="26"/>
          </w:rPr>
          <w:t>1.</w:t>
        </w:r>
      </w:ins>
      <w:ins w:id="539" w:author="Swapnaneel Ghosh" w:date="2023-05-13T11:05:00Z">
        <w:r w:rsidR="00712005">
          <w:rPr>
            <w:rFonts w:cstheme="minorHAnsi"/>
            <w:b/>
            <w:sz w:val="26"/>
            <w:szCs w:val="26"/>
          </w:rPr>
          <w:tab/>
        </w:r>
      </w:ins>
      <w:ins w:id="540" w:author="Swapnaneel Ghosh" w:date="2023-05-13T10:49:00Z">
        <w:r w:rsidR="005C4D83" w:rsidRPr="00B12C75">
          <w:rPr>
            <w:rFonts w:cstheme="minorHAnsi"/>
            <w:b/>
            <w:sz w:val="26"/>
            <w:szCs w:val="26"/>
          </w:rPr>
          <w:t>Computing Runoff Depth by Using Runoff Coefficient</w:t>
        </w:r>
      </w:ins>
    </w:p>
    <w:p w14:paraId="4AC1BB52" w14:textId="08268A51" w:rsidR="005C4D83" w:rsidRPr="00B12C75" w:rsidRDefault="005C4D83" w:rsidP="00C25918">
      <w:pPr>
        <w:spacing w:line="240" w:lineRule="auto"/>
        <w:ind w:left="720"/>
        <w:jc w:val="both"/>
        <w:rPr>
          <w:ins w:id="541" w:author="Swapnaneel Ghosh" w:date="2023-05-13T10:49:00Z"/>
          <w:rFonts w:cstheme="minorHAnsi"/>
          <w:sz w:val="26"/>
          <w:szCs w:val="26"/>
        </w:rPr>
        <w:pPrChange w:id="542" w:author="Swapnaneel Ghosh" w:date="2023-05-14T10:22:00Z">
          <w:pPr>
            <w:jc w:val="both"/>
          </w:pPr>
        </w:pPrChange>
      </w:pPr>
      <w:ins w:id="543" w:author="Swapnaneel Ghosh" w:date="2023-05-13T10:49:00Z">
        <w:r w:rsidRPr="00B12C75">
          <w:rPr>
            <w:rFonts w:cstheme="minorHAnsi"/>
            <w:sz w:val="26"/>
            <w:szCs w:val="26"/>
          </w:rPr>
          <w:t>The volume of runoff can be directly computed approximately, by using an equation of the form</w:t>
        </w:r>
      </w:ins>
    </w:p>
    <w:p w14:paraId="053C15C7" w14:textId="6AFEEC1A" w:rsidR="005C4D83" w:rsidRPr="00B12C75" w:rsidRDefault="00AF6BDC" w:rsidP="00C25918">
      <w:pPr>
        <w:spacing w:line="240" w:lineRule="auto"/>
        <w:ind w:firstLine="720"/>
        <w:jc w:val="both"/>
        <w:rPr>
          <w:ins w:id="544" w:author="Swapnaneel Ghosh" w:date="2023-05-13T10:49:00Z"/>
          <w:rFonts w:cstheme="minorHAnsi"/>
          <w:sz w:val="26"/>
          <w:szCs w:val="26"/>
        </w:rPr>
        <w:pPrChange w:id="545" w:author="Swapnaneel Ghosh" w:date="2023-05-14T10:22:00Z">
          <w:pPr>
            <w:jc w:val="both"/>
          </w:pPr>
        </w:pPrChange>
      </w:pPr>
      <m:oMath>
        <m:r>
          <w:ins w:id="546" w:author="Swapnaneel Ghosh" w:date="2023-05-13T10:49:00Z">
            <w:rPr>
              <w:rFonts w:ascii="Cambria Math" w:hAnsi="Cambria Math" w:cstheme="minorHAnsi"/>
              <w:sz w:val="26"/>
              <w:szCs w:val="26"/>
            </w:rPr>
            <m:t>Q = K . P</m:t>
          </w:ins>
        </m:r>
      </m:oMath>
      <w:ins w:id="547" w:author="Swapnaneel Ghosh" w:date="2023-05-13T10:49:00Z">
        <w:r w:rsidR="005C4D83" w:rsidRPr="00B12C75">
          <w:rPr>
            <w:rFonts w:cstheme="minorHAnsi"/>
            <w:sz w:val="26"/>
            <w:szCs w:val="26"/>
          </w:rPr>
          <w:tab/>
          <w:t>where Q = Eunoff</w:t>
        </w:r>
      </w:ins>
    </w:p>
    <w:p w14:paraId="6D1C36BA" w14:textId="77777777" w:rsidR="005C4D83" w:rsidRPr="00B12C75" w:rsidRDefault="005C4D83" w:rsidP="00C25918">
      <w:pPr>
        <w:spacing w:line="240" w:lineRule="auto"/>
        <w:jc w:val="both"/>
        <w:rPr>
          <w:ins w:id="548" w:author="Swapnaneel Ghosh" w:date="2023-05-13T10:49:00Z"/>
          <w:rFonts w:cstheme="minorHAnsi"/>
          <w:sz w:val="26"/>
          <w:szCs w:val="26"/>
        </w:rPr>
        <w:pPrChange w:id="549" w:author="Swapnaneel Ghosh" w:date="2023-05-14T10:22:00Z">
          <w:pPr>
            <w:jc w:val="both"/>
          </w:pPr>
        </w:pPrChange>
      </w:pPr>
      <w:ins w:id="550" w:author="Swapnaneel Ghosh" w:date="2023-05-13T10:49:00Z">
        <w:r w:rsidRPr="00B12C75">
          <w:rPr>
            <w:rFonts w:cstheme="minorHAnsi"/>
            <w:sz w:val="26"/>
            <w:szCs w:val="26"/>
          </w:rPr>
          <w:tab/>
        </w:r>
        <w:r w:rsidRPr="00B12C75">
          <w:rPr>
            <w:rFonts w:cstheme="minorHAnsi"/>
            <w:sz w:val="26"/>
            <w:szCs w:val="26"/>
          </w:rPr>
          <w:tab/>
          <w:t xml:space="preserve">             P = Precipitation</w:t>
        </w:r>
      </w:ins>
    </w:p>
    <w:p w14:paraId="79C116DB" w14:textId="74D4A18E" w:rsidR="00E04B98" w:rsidRDefault="005C4D83" w:rsidP="00C25918">
      <w:pPr>
        <w:spacing w:line="240" w:lineRule="auto"/>
        <w:ind w:left="720"/>
        <w:jc w:val="both"/>
        <w:rPr>
          <w:ins w:id="551" w:author="Swapnaneel Ghosh" w:date="2023-05-14T10:23:00Z"/>
          <w:rFonts w:cstheme="minorHAnsi"/>
          <w:sz w:val="26"/>
          <w:szCs w:val="26"/>
        </w:rPr>
      </w:pPr>
      <w:ins w:id="552" w:author="Swapnaneel Ghosh" w:date="2023-05-13T10:49:00Z">
        <w:r w:rsidRPr="00B12C75">
          <w:rPr>
            <w:rFonts w:cstheme="minorHAnsi"/>
            <w:sz w:val="26"/>
            <w:szCs w:val="26"/>
          </w:rPr>
          <w:tab/>
        </w:r>
        <w:r w:rsidRPr="00B12C75">
          <w:rPr>
            <w:rFonts w:cstheme="minorHAnsi"/>
            <w:sz w:val="26"/>
            <w:szCs w:val="26"/>
          </w:rPr>
          <w:tab/>
          <w:t xml:space="preserve">             K = a constant, known as Runoff coefficient, having a value less than 1 or at the most equal to 1. </w:t>
        </w:r>
        <w:r w:rsidRPr="007D4562">
          <w:rPr>
            <w:rFonts w:cstheme="minorHAnsi"/>
            <w:sz w:val="26"/>
            <w:szCs w:val="26"/>
            <w:rPrChange w:id="553" w:author="Swapnaneel Ghosh" w:date="2023-05-13T10:53:00Z">
              <w:rPr>
                <w:rFonts w:cstheme="minorHAnsi"/>
                <w:color w:val="FF0000"/>
                <w:sz w:val="26"/>
                <w:szCs w:val="26"/>
              </w:rPr>
            </w:rPrChange>
          </w:rPr>
          <w:t xml:space="preserve">Various values of K, which are commonly used, are shown in Table </w:t>
        </w:r>
      </w:ins>
      <w:ins w:id="554" w:author="Swapnaneel Ghosh" w:date="2023-05-13T10:56:00Z">
        <w:r w:rsidR="00122D52">
          <w:rPr>
            <w:rFonts w:cstheme="minorHAnsi"/>
            <w:sz w:val="26"/>
            <w:szCs w:val="26"/>
          </w:rPr>
          <w:t>3.6</w:t>
        </w:r>
      </w:ins>
      <w:ins w:id="555" w:author="Swapnaneel Ghosh" w:date="2023-05-13T10:49:00Z">
        <w:r w:rsidRPr="007D4562">
          <w:rPr>
            <w:rFonts w:cstheme="minorHAnsi"/>
            <w:sz w:val="26"/>
            <w:szCs w:val="26"/>
            <w:rPrChange w:id="556" w:author="Swapnaneel Ghosh" w:date="2023-05-13T10:53:00Z">
              <w:rPr>
                <w:rFonts w:cstheme="minorHAnsi"/>
                <w:color w:val="FF0000"/>
                <w:sz w:val="26"/>
                <w:szCs w:val="26"/>
              </w:rPr>
            </w:rPrChange>
          </w:rPr>
          <w:t>.1.</w:t>
        </w:r>
      </w:ins>
    </w:p>
    <w:p w14:paraId="7848A54B" w14:textId="77777777" w:rsidR="00C25918" w:rsidRDefault="00C25918" w:rsidP="00C25918">
      <w:pPr>
        <w:spacing w:line="240" w:lineRule="auto"/>
        <w:ind w:left="720"/>
        <w:jc w:val="both"/>
        <w:rPr>
          <w:ins w:id="557" w:author="Swapnaneel Ghosh" w:date="2023-05-13T10:55:00Z"/>
          <w:rFonts w:cstheme="minorHAnsi"/>
          <w:sz w:val="26"/>
          <w:szCs w:val="26"/>
        </w:rPr>
        <w:pPrChange w:id="558" w:author="Swapnaneel Ghosh" w:date="2023-05-14T10:23:00Z">
          <w:pPr>
            <w:spacing w:line="480" w:lineRule="auto"/>
            <w:jc w:val="both"/>
          </w:pPr>
        </w:pPrChange>
      </w:pPr>
    </w:p>
    <w:p w14:paraId="55BB5806" w14:textId="009C34D6" w:rsidR="005B3DC5" w:rsidRPr="00E7777C" w:rsidRDefault="00F41CF7">
      <w:pPr>
        <w:spacing w:line="480" w:lineRule="auto"/>
        <w:jc w:val="center"/>
        <w:rPr>
          <w:ins w:id="559" w:author="Swapnaneel Ghosh" w:date="2023-05-13T10:53:00Z"/>
          <w:rFonts w:cstheme="minorHAnsi"/>
          <w:b/>
          <w:bCs/>
          <w:sz w:val="26"/>
          <w:szCs w:val="26"/>
          <w:rPrChange w:id="560" w:author="Swapnaneel Ghosh" w:date="2023-05-13T18:45:00Z">
            <w:rPr>
              <w:ins w:id="561" w:author="Swapnaneel Ghosh" w:date="2023-05-13T10:53:00Z"/>
              <w:rFonts w:cstheme="minorHAnsi"/>
              <w:sz w:val="26"/>
              <w:szCs w:val="26"/>
            </w:rPr>
          </w:rPrChange>
        </w:rPr>
        <w:pPrChange w:id="562" w:author="Swapnaneel Ghosh" w:date="2023-05-13T10:55:00Z">
          <w:pPr>
            <w:jc w:val="both"/>
          </w:pPr>
        </w:pPrChange>
      </w:pPr>
      <w:ins w:id="563" w:author="Swapnaneel Ghosh" w:date="2023-05-13T10:56:00Z">
        <w:r w:rsidRPr="00E7777C">
          <w:rPr>
            <w:rFonts w:cstheme="minorHAnsi"/>
            <w:b/>
            <w:bCs/>
            <w:sz w:val="26"/>
            <w:szCs w:val="26"/>
            <w:rPrChange w:id="564" w:author="Swapnaneel Ghosh" w:date="2023-05-13T18:45:00Z">
              <w:rPr>
                <w:rFonts w:cstheme="minorHAnsi"/>
                <w:sz w:val="26"/>
                <w:szCs w:val="26"/>
              </w:rPr>
            </w:rPrChange>
          </w:rPr>
          <w:t>Table 3.6.1. Values of Runoff Coefficient (K)</w:t>
        </w:r>
      </w:ins>
    </w:p>
    <w:tbl>
      <w:tblPr>
        <w:tblStyle w:val="TableGrid0"/>
        <w:tblW w:w="8826" w:type="dxa"/>
        <w:jc w:val="center"/>
        <w:tblInd w:w="0" w:type="dxa"/>
        <w:tblCellMar>
          <w:top w:w="26" w:type="dxa"/>
          <w:left w:w="107" w:type="dxa"/>
          <w:right w:w="37" w:type="dxa"/>
        </w:tblCellMar>
        <w:tblLook w:val="04A0" w:firstRow="1" w:lastRow="0" w:firstColumn="1" w:lastColumn="0" w:noHBand="0" w:noVBand="1"/>
        <w:tblPrChange w:id="565" w:author="Swapnaneel Ghosh" w:date="2023-05-13T10:55:00Z">
          <w:tblPr>
            <w:tblStyle w:val="TableGrid0"/>
            <w:tblW w:w="8826" w:type="dxa"/>
            <w:tblInd w:w="92" w:type="dxa"/>
            <w:tblCellMar>
              <w:top w:w="26" w:type="dxa"/>
              <w:left w:w="107" w:type="dxa"/>
              <w:right w:w="37" w:type="dxa"/>
            </w:tblCellMar>
            <w:tblLook w:val="04A0" w:firstRow="1" w:lastRow="0" w:firstColumn="1" w:lastColumn="0" w:noHBand="0" w:noVBand="1"/>
          </w:tblPr>
        </w:tblPrChange>
      </w:tblPr>
      <w:tblGrid>
        <w:gridCol w:w="626"/>
        <w:gridCol w:w="3600"/>
        <w:gridCol w:w="1570"/>
        <w:gridCol w:w="1573"/>
        <w:gridCol w:w="1457"/>
        <w:tblGridChange w:id="566">
          <w:tblGrid>
            <w:gridCol w:w="626"/>
            <w:gridCol w:w="3600"/>
            <w:gridCol w:w="1570"/>
            <w:gridCol w:w="1573"/>
            <w:gridCol w:w="1457"/>
          </w:tblGrid>
        </w:tblGridChange>
      </w:tblGrid>
      <w:tr w:rsidR="007D4562" w:rsidRPr="00B12C75" w14:paraId="2EF9B298" w14:textId="77777777" w:rsidTr="005B3DC5">
        <w:trPr>
          <w:trHeight w:val="305"/>
          <w:jc w:val="center"/>
          <w:ins w:id="567" w:author="Swapnaneel Ghosh" w:date="2023-05-13T10:53:00Z"/>
          <w:trPrChange w:id="568" w:author="Swapnaneel Ghosh" w:date="2023-05-13T10:55:00Z">
            <w:trPr>
              <w:trHeight w:val="305"/>
            </w:trPr>
          </w:trPrChange>
        </w:trPr>
        <w:tc>
          <w:tcPr>
            <w:tcW w:w="626" w:type="dxa"/>
            <w:vMerge w:val="restart"/>
            <w:tcBorders>
              <w:top w:val="single" w:sz="2" w:space="0" w:color="000000"/>
              <w:left w:val="nil"/>
              <w:bottom w:val="single" w:sz="2" w:space="0" w:color="000000"/>
              <w:right w:val="single" w:sz="2" w:space="0" w:color="000000"/>
            </w:tcBorders>
            <w:tcPrChange w:id="569" w:author="Swapnaneel Ghosh" w:date="2023-05-13T10:55:00Z">
              <w:tcPr>
                <w:tcW w:w="626" w:type="dxa"/>
                <w:vMerge w:val="restart"/>
                <w:tcBorders>
                  <w:top w:val="single" w:sz="2" w:space="0" w:color="000000"/>
                  <w:left w:val="nil"/>
                  <w:bottom w:val="single" w:sz="2" w:space="0" w:color="000000"/>
                  <w:right w:val="single" w:sz="2" w:space="0" w:color="000000"/>
                </w:tcBorders>
              </w:tcPr>
            </w:tcPrChange>
          </w:tcPr>
          <w:p w14:paraId="6AB8F95A" w14:textId="77777777" w:rsidR="007D4562" w:rsidRPr="00B12C75" w:rsidRDefault="007D4562" w:rsidP="00967E71">
            <w:pPr>
              <w:ind w:left="30" w:firstLine="52"/>
              <w:jc w:val="both"/>
              <w:rPr>
                <w:ins w:id="570" w:author="Swapnaneel Ghosh" w:date="2023-05-13T10:53:00Z"/>
                <w:rFonts w:cstheme="minorHAnsi"/>
                <w:sz w:val="26"/>
                <w:szCs w:val="26"/>
              </w:rPr>
            </w:pPr>
            <w:ins w:id="571" w:author="Swapnaneel Ghosh" w:date="2023-05-13T10:53:00Z">
              <w:r w:rsidRPr="00B12C75">
                <w:rPr>
                  <w:rFonts w:cstheme="minorHAnsi"/>
                  <w:sz w:val="26"/>
                  <w:szCs w:val="26"/>
                </w:rPr>
                <w:t>s. No.</w:t>
              </w:r>
            </w:ins>
          </w:p>
        </w:tc>
        <w:tc>
          <w:tcPr>
            <w:tcW w:w="3600" w:type="dxa"/>
            <w:vMerge w:val="restart"/>
            <w:tcBorders>
              <w:top w:val="single" w:sz="2" w:space="0" w:color="000000"/>
              <w:left w:val="single" w:sz="2" w:space="0" w:color="000000"/>
              <w:bottom w:val="single" w:sz="2" w:space="0" w:color="000000"/>
              <w:right w:val="single" w:sz="2" w:space="0" w:color="000000"/>
            </w:tcBorders>
            <w:vAlign w:val="center"/>
            <w:tcPrChange w:id="572" w:author="Swapnaneel Ghosh" w:date="2023-05-13T10:55:00Z">
              <w:tcPr>
                <w:tcW w:w="3600" w:type="dxa"/>
                <w:vMerge w:val="restart"/>
                <w:tcBorders>
                  <w:top w:val="single" w:sz="2" w:space="0" w:color="000000"/>
                  <w:left w:val="single" w:sz="2" w:space="0" w:color="000000"/>
                  <w:bottom w:val="single" w:sz="2" w:space="0" w:color="000000"/>
                  <w:right w:val="single" w:sz="2" w:space="0" w:color="000000"/>
                </w:tcBorders>
                <w:vAlign w:val="center"/>
              </w:tcPr>
            </w:tcPrChange>
          </w:tcPr>
          <w:p w14:paraId="5542DBA5" w14:textId="77777777" w:rsidR="007D4562" w:rsidRPr="00B12C75" w:rsidRDefault="007D4562" w:rsidP="00967E71">
            <w:pPr>
              <w:ind w:right="88"/>
              <w:jc w:val="both"/>
              <w:rPr>
                <w:ins w:id="573" w:author="Swapnaneel Ghosh" w:date="2023-05-13T10:53:00Z"/>
                <w:rFonts w:cstheme="minorHAnsi"/>
                <w:sz w:val="26"/>
                <w:szCs w:val="26"/>
              </w:rPr>
            </w:pPr>
            <w:ins w:id="574" w:author="Swapnaneel Ghosh" w:date="2023-05-13T10:53:00Z">
              <w:r w:rsidRPr="00B12C75">
                <w:rPr>
                  <w:rFonts w:cstheme="minorHAnsi"/>
                  <w:sz w:val="26"/>
                  <w:szCs w:val="26"/>
                </w:rPr>
                <w:t>Type of area</w:t>
              </w:r>
            </w:ins>
          </w:p>
        </w:tc>
        <w:tc>
          <w:tcPr>
            <w:tcW w:w="1570" w:type="dxa"/>
            <w:tcBorders>
              <w:top w:val="single" w:sz="2" w:space="0" w:color="000000"/>
              <w:left w:val="single" w:sz="2" w:space="0" w:color="000000"/>
              <w:bottom w:val="single" w:sz="2" w:space="0" w:color="000000"/>
              <w:right w:val="nil"/>
            </w:tcBorders>
            <w:tcPrChange w:id="575" w:author="Swapnaneel Ghosh" w:date="2023-05-13T10:55:00Z">
              <w:tcPr>
                <w:tcW w:w="1570" w:type="dxa"/>
                <w:tcBorders>
                  <w:top w:val="single" w:sz="2" w:space="0" w:color="000000"/>
                  <w:left w:val="single" w:sz="2" w:space="0" w:color="000000"/>
                  <w:bottom w:val="single" w:sz="2" w:space="0" w:color="000000"/>
                  <w:right w:val="nil"/>
                </w:tcBorders>
              </w:tcPr>
            </w:tcPrChange>
          </w:tcPr>
          <w:p w14:paraId="00F133A5" w14:textId="77777777" w:rsidR="007D4562" w:rsidRPr="00B12C75" w:rsidRDefault="007D4562" w:rsidP="00967E71">
            <w:pPr>
              <w:spacing w:after="160"/>
              <w:jc w:val="both"/>
              <w:rPr>
                <w:ins w:id="576" w:author="Swapnaneel Ghosh" w:date="2023-05-13T10:53:00Z"/>
                <w:rFonts w:cstheme="minorHAnsi"/>
                <w:sz w:val="26"/>
                <w:szCs w:val="26"/>
              </w:rPr>
            </w:pPr>
          </w:p>
        </w:tc>
        <w:tc>
          <w:tcPr>
            <w:tcW w:w="1573" w:type="dxa"/>
            <w:tcBorders>
              <w:top w:val="single" w:sz="2" w:space="0" w:color="000000"/>
              <w:left w:val="nil"/>
              <w:bottom w:val="single" w:sz="2" w:space="0" w:color="000000"/>
              <w:right w:val="nil"/>
            </w:tcBorders>
            <w:tcPrChange w:id="577" w:author="Swapnaneel Ghosh" w:date="2023-05-13T10:55:00Z">
              <w:tcPr>
                <w:tcW w:w="1573" w:type="dxa"/>
                <w:tcBorders>
                  <w:top w:val="single" w:sz="2" w:space="0" w:color="000000"/>
                  <w:left w:val="nil"/>
                  <w:bottom w:val="single" w:sz="2" w:space="0" w:color="000000"/>
                  <w:right w:val="nil"/>
                </w:tcBorders>
              </w:tcPr>
            </w:tcPrChange>
          </w:tcPr>
          <w:p w14:paraId="4056E73B" w14:textId="77777777" w:rsidR="007D4562" w:rsidRPr="00B12C75" w:rsidRDefault="007D4562" w:rsidP="00967E71">
            <w:pPr>
              <w:ind w:left="52"/>
              <w:jc w:val="both"/>
              <w:rPr>
                <w:ins w:id="578" w:author="Swapnaneel Ghosh" w:date="2023-05-13T10:53:00Z"/>
                <w:rFonts w:cstheme="minorHAnsi"/>
                <w:sz w:val="26"/>
                <w:szCs w:val="26"/>
              </w:rPr>
            </w:pPr>
            <w:ins w:id="579" w:author="Swapnaneel Ghosh" w:date="2023-05-13T10:53:00Z">
              <w:r w:rsidRPr="00B12C75">
                <w:rPr>
                  <w:rFonts w:cstheme="minorHAnsi"/>
                  <w:sz w:val="26"/>
                  <w:szCs w:val="26"/>
                </w:rPr>
                <w:t>Value of K</w:t>
              </w:r>
            </w:ins>
          </w:p>
        </w:tc>
        <w:tc>
          <w:tcPr>
            <w:tcW w:w="1457" w:type="dxa"/>
            <w:tcBorders>
              <w:top w:val="nil"/>
              <w:left w:val="nil"/>
              <w:bottom w:val="nil"/>
              <w:right w:val="nil"/>
            </w:tcBorders>
            <w:tcPrChange w:id="580" w:author="Swapnaneel Ghosh" w:date="2023-05-13T10:55:00Z">
              <w:tcPr>
                <w:tcW w:w="1457" w:type="dxa"/>
                <w:tcBorders>
                  <w:top w:val="nil"/>
                  <w:left w:val="nil"/>
                  <w:bottom w:val="nil"/>
                  <w:right w:val="nil"/>
                </w:tcBorders>
              </w:tcPr>
            </w:tcPrChange>
          </w:tcPr>
          <w:p w14:paraId="60F1954E" w14:textId="77777777" w:rsidR="007D4562" w:rsidRPr="00B12C75" w:rsidRDefault="007D4562" w:rsidP="00967E71">
            <w:pPr>
              <w:spacing w:after="160"/>
              <w:jc w:val="both"/>
              <w:rPr>
                <w:ins w:id="581" w:author="Swapnaneel Ghosh" w:date="2023-05-13T10:53:00Z"/>
                <w:rFonts w:cstheme="minorHAnsi"/>
                <w:sz w:val="26"/>
                <w:szCs w:val="26"/>
              </w:rPr>
            </w:pPr>
          </w:p>
        </w:tc>
      </w:tr>
      <w:tr w:rsidR="007D4562" w:rsidRPr="00B12C75" w14:paraId="030F41B7" w14:textId="77777777" w:rsidTr="005B3DC5">
        <w:trPr>
          <w:trHeight w:val="435"/>
          <w:jc w:val="center"/>
          <w:ins w:id="582" w:author="Swapnaneel Ghosh" w:date="2023-05-13T10:53:00Z"/>
          <w:trPrChange w:id="583" w:author="Swapnaneel Ghosh" w:date="2023-05-13T10:55:00Z">
            <w:trPr>
              <w:trHeight w:val="435"/>
            </w:trPr>
          </w:trPrChange>
        </w:trPr>
        <w:tc>
          <w:tcPr>
            <w:tcW w:w="0" w:type="auto"/>
            <w:vMerge/>
            <w:tcBorders>
              <w:top w:val="nil"/>
              <w:left w:val="nil"/>
              <w:bottom w:val="single" w:sz="2" w:space="0" w:color="000000"/>
              <w:right w:val="single" w:sz="2" w:space="0" w:color="000000"/>
            </w:tcBorders>
            <w:tcPrChange w:id="584" w:author="Swapnaneel Ghosh" w:date="2023-05-13T10:55:00Z">
              <w:tcPr>
                <w:tcW w:w="0" w:type="auto"/>
                <w:vMerge/>
                <w:tcBorders>
                  <w:top w:val="nil"/>
                  <w:left w:val="nil"/>
                  <w:bottom w:val="single" w:sz="2" w:space="0" w:color="000000"/>
                  <w:right w:val="single" w:sz="2" w:space="0" w:color="000000"/>
                </w:tcBorders>
              </w:tcPr>
            </w:tcPrChange>
          </w:tcPr>
          <w:p w14:paraId="3C454237" w14:textId="77777777" w:rsidR="007D4562" w:rsidRPr="00B12C75" w:rsidRDefault="007D4562" w:rsidP="00967E71">
            <w:pPr>
              <w:spacing w:after="160"/>
              <w:jc w:val="both"/>
              <w:rPr>
                <w:ins w:id="585" w:author="Swapnaneel Ghosh" w:date="2023-05-13T10:53:00Z"/>
                <w:rFonts w:cstheme="minorHAnsi"/>
                <w:sz w:val="26"/>
                <w:szCs w:val="26"/>
              </w:rPr>
            </w:pPr>
          </w:p>
        </w:tc>
        <w:tc>
          <w:tcPr>
            <w:tcW w:w="0" w:type="auto"/>
            <w:vMerge/>
            <w:tcBorders>
              <w:top w:val="nil"/>
              <w:left w:val="single" w:sz="2" w:space="0" w:color="000000"/>
              <w:bottom w:val="single" w:sz="2" w:space="0" w:color="000000"/>
              <w:right w:val="single" w:sz="2" w:space="0" w:color="000000"/>
            </w:tcBorders>
            <w:tcPrChange w:id="586" w:author="Swapnaneel Ghosh" w:date="2023-05-13T10:55:00Z">
              <w:tcPr>
                <w:tcW w:w="0" w:type="auto"/>
                <w:vMerge/>
                <w:tcBorders>
                  <w:top w:val="nil"/>
                  <w:left w:val="single" w:sz="2" w:space="0" w:color="000000"/>
                  <w:bottom w:val="single" w:sz="2" w:space="0" w:color="000000"/>
                  <w:right w:val="single" w:sz="2" w:space="0" w:color="000000"/>
                </w:tcBorders>
              </w:tcPr>
            </w:tcPrChange>
          </w:tcPr>
          <w:p w14:paraId="480A1F62" w14:textId="77777777" w:rsidR="007D4562" w:rsidRPr="00B12C75" w:rsidRDefault="007D4562" w:rsidP="00967E71">
            <w:pPr>
              <w:spacing w:after="160"/>
              <w:jc w:val="both"/>
              <w:rPr>
                <w:ins w:id="587" w:author="Swapnaneel Ghosh" w:date="2023-05-13T10:53:00Z"/>
                <w:rFonts w:cstheme="minorHAnsi"/>
                <w:sz w:val="26"/>
                <w:szCs w:val="26"/>
              </w:rPr>
            </w:pPr>
          </w:p>
        </w:tc>
        <w:tc>
          <w:tcPr>
            <w:tcW w:w="1570" w:type="dxa"/>
            <w:tcBorders>
              <w:top w:val="single" w:sz="2" w:space="0" w:color="000000"/>
              <w:left w:val="single" w:sz="2" w:space="0" w:color="000000"/>
              <w:bottom w:val="single" w:sz="2" w:space="0" w:color="000000"/>
              <w:right w:val="single" w:sz="2" w:space="0" w:color="000000"/>
            </w:tcBorders>
            <w:tcPrChange w:id="588" w:author="Swapnaneel Ghosh" w:date="2023-05-13T10:55:00Z">
              <w:tcPr>
                <w:tcW w:w="1570" w:type="dxa"/>
                <w:tcBorders>
                  <w:top w:val="single" w:sz="2" w:space="0" w:color="000000"/>
                  <w:left w:val="single" w:sz="2" w:space="0" w:color="000000"/>
                  <w:bottom w:val="single" w:sz="2" w:space="0" w:color="000000"/>
                  <w:right w:val="single" w:sz="2" w:space="0" w:color="000000"/>
                </w:tcBorders>
              </w:tcPr>
            </w:tcPrChange>
          </w:tcPr>
          <w:p w14:paraId="4762BF8E" w14:textId="77777777" w:rsidR="007D4562" w:rsidRPr="00B12C75" w:rsidRDefault="007D4562" w:rsidP="00967E71">
            <w:pPr>
              <w:ind w:right="42"/>
              <w:jc w:val="both"/>
              <w:rPr>
                <w:ins w:id="589" w:author="Swapnaneel Ghosh" w:date="2023-05-13T10:53:00Z"/>
                <w:rFonts w:cstheme="minorHAnsi"/>
                <w:sz w:val="26"/>
                <w:szCs w:val="26"/>
              </w:rPr>
            </w:pPr>
            <w:ins w:id="590" w:author="Swapnaneel Ghosh" w:date="2023-05-13T10:53:00Z">
              <w:r w:rsidRPr="00B12C75">
                <w:rPr>
                  <w:rFonts w:cstheme="minorHAnsi"/>
                  <w:sz w:val="26"/>
                  <w:szCs w:val="26"/>
                </w:rPr>
                <w:t>Flat land</w:t>
              </w:r>
            </w:ins>
          </w:p>
          <w:p w14:paraId="325B72F8" w14:textId="77777777" w:rsidR="007D4562" w:rsidRPr="00B12C75" w:rsidRDefault="007D4562" w:rsidP="00967E71">
            <w:pPr>
              <w:ind w:left="24"/>
              <w:jc w:val="both"/>
              <w:rPr>
                <w:ins w:id="591" w:author="Swapnaneel Ghosh" w:date="2023-05-13T10:53:00Z"/>
                <w:rFonts w:cstheme="minorHAnsi"/>
                <w:sz w:val="26"/>
                <w:szCs w:val="26"/>
              </w:rPr>
            </w:pPr>
            <w:ins w:id="592" w:author="Swapnaneel Ghosh" w:date="2023-05-13T10:53:00Z">
              <w:r w:rsidRPr="00B12C75">
                <w:rPr>
                  <w:rFonts w:cstheme="minorHAnsi"/>
                  <w:sz w:val="26"/>
                  <w:szCs w:val="26"/>
                </w:rPr>
                <w:t>O to 5% 810pe</w:t>
              </w:r>
            </w:ins>
          </w:p>
        </w:tc>
        <w:tc>
          <w:tcPr>
            <w:tcW w:w="1573" w:type="dxa"/>
            <w:tcBorders>
              <w:top w:val="single" w:sz="2" w:space="0" w:color="000000"/>
              <w:left w:val="single" w:sz="2" w:space="0" w:color="000000"/>
              <w:bottom w:val="single" w:sz="2" w:space="0" w:color="000000"/>
              <w:right w:val="single" w:sz="2" w:space="0" w:color="000000"/>
            </w:tcBorders>
            <w:tcPrChange w:id="593" w:author="Swapnaneel Ghosh" w:date="2023-05-13T10:55:00Z">
              <w:tcPr>
                <w:tcW w:w="1573" w:type="dxa"/>
                <w:tcBorders>
                  <w:top w:val="single" w:sz="2" w:space="0" w:color="000000"/>
                  <w:left w:val="single" w:sz="2" w:space="0" w:color="000000"/>
                  <w:bottom w:val="single" w:sz="2" w:space="0" w:color="000000"/>
                  <w:right w:val="single" w:sz="2" w:space="0" w:color="000000"/>
                </w:tcBorders>
              </w:tcPr>
            </w:tcPrChange>
          </w:tcPr>
          <w:p w14:paraId="79565966" w14:textId="77777777" w:rsidR="007D4562" w:rsidRPr="00B12C75" w:rsidRDefault="007D4562" w:rsidP="00967E71">
            <w:pPr>
              <w:ind w:left="7"/>
              <w:jc w:val="both"/>
              <w:rPr>
                <w:ins w:id="594" w:author="Swapnaneel Ghosh" w:date="2023-05-13T10:53:00Z"/>
                <w:rFonts w:cstheme="minorHAnsi"/>
                <w:sz w:val="26"/>
                <w:szCs w:val="26"/>
              </w:rPr>
            </w:pPr>
            <w:ins w:id="595" w:author="Swapnaneel Ghosh" w:date="2023-05-13T10:53:00Z">
              <w:r w:rsidRPr="00B12C75">
                <w:rPr>
                  <w:rFonts w:cstheme="minorHAnsi"/>
                  <w:sz w:val="26"/>
                  <w:szCs w:val="26"/>
                </w:rPr>
                <w:t>Rolling land</w:t>
              </w:r>
            </w:ins>
          </w:p>
          <w:p w14:paraId="00B09EEF" w14:textId="77777777" w:rsidR="007D4562" w:rsidRPr="00B12C75" w:rsidRDefault="007D4562" w:rsidP="00967E71">
            <w:pPr>
              <w:jc w:val="both"/>
              <w:rPr>
                <w:ins w:id="596" w:author="Swapnaneel Ghosh" w:date="2023-05-13T10:53:00Z"/>
                <w:rFonts w:cstheme="minorHAnsi"/>
                <w:sz w:val="26"/>
                <w:szCs w:val="26"/>
              </w:rPr>
            </w:pPr>
            <w:ins w:id="597" w:author="Swapnaneel Ghosh" w:date="2023-05-13T10:53:00Z">
              <w:r w:rsidRPr="00B12C75">
                <w:rPr>
                  <w:rFonts w:cstheme="minorHAnsi"/>
                  <w:sz w:val="26"/>
                  <w:szCs w:val="26"/>
                </w:rPr>
                <w:t>5% to 10% slope</w:t>
              </w:r>
            </w:ins>
          </w:p>
        </w:tc>
        <w:tc>
          <w:tcPr>
            <w:tcW w:w="1457" w:type="dxa"/>
            <w:tcBorders>
              <w:top w:val="nil"/>
              <w:left w:val="single" w:sz="2" w:space="0" w:color="000000"/>
              <w:bottom w:val="nil"/>
              <w:right w:val="nil"/>
            </w:tcBorders>
            <w:vAlign w:val="bottom"/>
            <w:tcPrChange w:id="598" w:author="Swapnaneel Ghosh" w:date="2023-05-13T10:55:00Z">
              <w:tcPr>
                <w:tcW w:w="1457" w:type="dxa"/>
                <w:tcBorders>
                  <w:top w:val="nil"/>
                  <w:left w:val="single" w:sz="2" w:space="0" w:color="000000"/>
                  <w:bottom w:val="nil"/>
                  <w:right w:val="nil"/>
                </w:tcBorders>
                <w:vAlign w:val="bottom"/>
              </w:tcPr>
            </w:tcPrChange>
          </w:tcPr>
          <w:p w14:paraId="12CDFA7D" w14:textId="77777777" w:rsidR="007D4562" w:rsidRPr="00B12C75" w:rsidRDefault="007D4562" w:rsidP="00967E71">
            <w:pPr>
              <w:ind w:left="170" w:right="127" w:hanging="124"/>
              <w:jc w:val="both"/>
              <w:rPr>
                <w:ins w:id="599" w:author="Swapnaneel Ghosh" w:date="2023-05-13T10:53:00Z"/>
                <w:rFonts w:cstheme="minorHAnsi"/>
                <w:sz w:val="26"/>
                <w:szCs w:val="26"/>
              </w:rPr>
            </w:pPr>
            <w:ins w:id="600" w:author="Swapnaneel Ghosh" w:date="2023-05-13T10:53:00Z">
              <w:r w:rsidRPr="00B12C75">
                <w:rPr>
                  <w:rFonts w:cstheme="minorHAnsi"/>
                  <w:sz w:val="26"/>
                  <w:szCs w:val="26"/>
                </w:rPr>
                <w:t>Hilly land to 30% slope</w:t>
              </w:r>
            </w:ins>
          </w:p>
        </w:tc>
      </w:tr>
      <w:tr w:rsidR="007D4562" w:rsidRPr="00B12C75" w14:paraId="0909E6BA" w14:textId="77777777" w:rsidTr="005B3DC5">
        <w:trPr>
          <w:trHeight w:val="1069"/>
          <w:jc w:val="center"/>
          <w:ins w:id="601" w:author="Swapnaneel Ghosh" w:date="2023-05-13T10:53:00Z"/>
          <w:trPrChange w:id="602" w:author="Swapnaneel Ghosh" w:date="2023-05-13T10:55:00Z">
            <w:trPr>
              <w:trHeight w:val="1069"/>
            </w:trPr>
          </w:trPrChange>
        </w:trPr>
        <w:tc>
          <w:tcPr>
            <w:tcW w:w="626" w:type="dxa"/>
            <w:tcBorders>
              <w:top w:val="single" w:sz="2" w:space="0" w:color="000000"/>
              <w:left w:val="nil"/>
              <w:bottom w:val="nil"/>
              <w:right w:val="single" w:sz="2" w:space="0" w:color="000000"/>
            </w:tcBorders>
            <w:tcPrChange w:id="603" w:author="Swapnaneel Ghosh" w:date="2023-05-13T10:55:00Z">
              <w:tcPr>
                <w:tcW w:w="626" w:type="dxa"/>
                <w:tcBorders>
                  <w:top w:val="single" w:sz="2" w:space="0" w:color="000000"/>
                  <w:left w:val="nil"/>
                  <w:bottom w:val="nil"/>
                  <w:right w:val="single" w:sz="2" w:space="0" w:color="000000"/>
                </w:tcBorders>
              </w:tcPr>
            </w:tcPrChange>
          </w:tcPr>
          <w:p w14:paraId="7B58C036" w14:textId="77777777" w:rsidR="007D4562" w:rsidRPr="00B12C75" w:rsidRDefault="007D4562" w:rsidP="00967E71">
            <w:pPr>
              <w:ind w:right="61"/>
              <w:jc w:val="both"/>
              <w:rPr>
                <w:ins w:id="604" w:author="Swapnaneel Ghosh" w:date="2023-05-13T10:53:00Z"/>
                <w:rFonts w:cstheme="minorHAnsi"/>
                <w:sz w:val="26"/>
                <w:szCs w:val="26"/>
              </w:rPr>
            </w:pPr>
            <w:ins w:id="605" w:author="Swapnaneel Ghosh" w:date="2023-05-13T10:53:00Z">
              <w:r w:rsidRPr="00B12C75">
                <w:rPr>
                  <w:rFonts w:cstheme="minorHAnsi"/>
                  <w:sz w:val="26"/>
                  <w:szCs w:val="26"/>
                </w:rPr>
                <w:t>(a)</w:t>
              </w:r>
            </w:ins>
          </w:p>
        </w:tc>
        <w:tc>
          <w:tcPr>
            <w:tcW w:w="3600" w:type="dxa"/>
            <w:tcBorders>
              <w:top w:val="single" w:sz="2" w:space="0" w:color="000000"/>
              <w:left w:val="single" w:sz="2" w:space="0" w:color="000000"/>
              <w:bottom w:val="single" w:sz="2" w:space="0" w:color="000000"/>
              <w:right w:val="single" w:sz="2" w:space="0" w:color="000000"/>
            </w:tcBorders>
            <w:tcPrChange w:id="606" w:author="Swapnaneel Ghosh" w:date="2023-05-13T10:55:00Z">
              <w:tcPr>
                <w:tcW w:w="3600" w:type="dxa"/>
                <w:tcBorders>
                  <w:top w:val="single" w:sz="2" w:space="0" w:color="000000"/>
                  <w:left w:val="single" w:sz="2" w:space="0" w:color="000000"/>
                  <w:bottom w:val="single" w:sz="2" w:space="0" w:color="000000"/>
                  <w:right w:val="single" w:sz="2" w:space="0" w:color="000000"/>
                </w:tcBorders>
              </w:tcPr>
            </w:tcPrChange>
          </w:tcPr>
          <w:p w14:paraId="16D2DF0E" w14:textId="77777777" w:rsidR="007D4562" w:rsidRPr="00B12C75" w:rsidRDefault="007D4562" w:rsidP="00967E71">
            <w:pPr>
              <w:spacing w:after="35"/>
              <w:ind w:left="7"/>
              <w:jc w:val="both"/>
              <w:rPr>
                <w:ins w:id="607" w:author="Swapnaneel Ghosh" w:date="2023-05-13T10:53:00Z"/>
                <w:rFonts w:cstheme="minorHAnsi"/>
                <w:sz w:val="26"/>
                <w:szCs w:val="26"/>
              </w:rPr>
            </w:pPr>
            <w:ins w:id="608" w:author="Swapnaneel Ghosh" w:date="2023-05-13T10:53:00Z">
              <w:r w:rsidRPr="00B12C75">
                <w:rPr>
                  <w:rFonts w:cstheme="minorHAnsi"/>
                  <w:sz w:val="26"/>
                  <w:szCs w:val="26"/>
                </w:rPr>
                <w:t>Urban areas</w:t>
              </w:r>
            </w:ins>
          </w:p>
          <w:p w14:paraId="32C3DF99" w14:textId="77777777" w:rsidR="007D4562" w:rsidRPr="00B12C75" w:rsidRDefault="007D4562" w:rsidP="00967E71">
            <w:pPr>
              <w:ind w:left="33" w:right="356" w:hanging="20"/>
              <w:jc w:val="both"/>
              <w:rPr>
                <w:ins w:id="609" w:author="Swapnaneel Ghosh" w:date="2023-05-13T10:53:00Z"/>
                <w:rFonts w:cstheme="minorHAnsi"/>
                <w:sz w:val="26"/>
                <w:szCs w:val="26"/>
              </w:rPr>
            </w:pPr>
            <w:ins w:id="610" w:author="Swapnaneel Ghosh" w:date="2023-05-13T10:53:00Z">
              <w:r w:rsidRPr="00B12C75">
                <w:rPr>
                  <w:rFonts w:cstheme="minorHAnsi"/>
                  <w:sz w:val="26"/>
                  <w:szCs w:val="26"/>
                </w:rPr>
                <w:t>30% area impervious (paved) area impervious (paved) 70% area impervious (paved)</w:t>
              </w:r>
            </w:ins>
          </w:p>
        </w:tc>
        <w:tc>
          <w:tcPr>
            <w:tcW w:w="1570" w:type="dxa"/>
            <w:tcBorders>
              <w:top w:val="single" w:sz="2" w:space="0" w:color="000000"/>
              <w:left w:val="single" w:sz="2" w:space="0" w:color="000000"/>
              <w:bottom w:val="single" w:sz="2" w:space="0" w:color="000000"/>
              <w:right w:val="single" w:sz="2" w:space="0" w:color="000000"/>
            </w:tcBorders>
            <w:vAlign w:val="bottom"/>
            <w:tcPrChange w:id="611" w:author="Swapnaneel Ghosh" w:date="2023-05-13T10:55:00Z">
              <w:tcPr>
                <w:tcW w:w="1570" w:type="dxa"/>
                <w:tcBorders>
                  <w:top w:val="single" w:sz="2" w:space="0" w:color="000000"/>
                  <w:left w:val="single" w:sz="2" w:space="0" w:color="000000"/>
                  <w:bottom w:val="single" w:sz="2" w:space="0" w:color="000000"/>
                  <w:right w:val="single" w:sz="2" w:space="0" w:color="000000"/>
                </w:tcBorders>
                <w:vAlign w:val="bottom"/>
              </w:tcPr>
            </w:tcPrChange>
          </w:tcPr>
          <w:p w14:paraId="1F65BD50" w14:textId="77777777" w:rsidR="007D4562" w:rsidRPr="00B12C75" w:rsidRDefault="007D4562" w:rsidP="00967E71">
            <w:pPr>
              <w:spacing w:after="46"/>
              <w:ind w:right="35"/>
              <w:jc w:val="both"/>
              <w:rPr>
                <w:ins w:id="612" w:author="Swapnaneel Ghosh" w:date="2023-05-13T10:53:00Z"/>
                <w:rFonts w:cstheme="minorHAnsi"/>
                <w:sz w:val="26"/>
                <w:szCs w:val="26"/>
              </w:rPr>
            </w:pPr>
            <w:ins w:id="613" w:author="Swapnaneel Ghosh" w:date="2023-05-13T10:53:00Z">
              <w:r w:rsidRPr="00B12C75">
                <w:rPr>
                  <w:rFonts w:cstheme="minorHAnsi"/>
                  <w:sz w:val="26"/>
                  <w:szCs w:val="26"/>
                </w:rPr>
                <w:t>0.40</w:t>
              </w:r>
            </w:ins>
          </w:p>
          <w:p w14:paraId="1D1C598A" w14:textId="77777777" w:rsidR="007D4562" w:rsidRPr="00B12C75" w:rsidRDefault="007D4562" w:rsidP="00967E71">
            <w:pPr>
              <w:spacing w:after="39"/>
              <w:ind w:right="42"/>
              <w:jc w:val="both"/>
              <w:rPr>
                <w:ins w:id="614" w:author="Swapnaneel Ghosh" w:date="2023-05-13T10:53:00Z"/>
                <w:rFonts w:cstheme="minorHAnsi"/>
                <w:sz w:val="26"/>
                <w:szCs w:val="26"/>
              </w:rPr>
            </w:pPr>
            <w:ins w:id="615" w:author="Swapnaneel Ghosh" w:date="2023-05-13T10:53:00Z">
              <w:r w:rsidRPr="00B12C75">
                <w:rPr>
                  <w:rFonts w:cstheme="minorHAnsi"/>
                  <w:sz w:val="26"/>
                  <w:szCs w:val="26"/>
                </w:rPr>
                <w:t>0.55</w:t>
              </w:r>
            </w:ins>
          </w:p>
          <w:p w14:paraId="63A3D4CE" w14:textId="77777777" w:rsidR="007D4562" w:rsidRPr="00B12C75" w:rsidRDefault="007D4562" w:rsidP="00967E71">
            <w:pPr>
              <w:ind w:right="48"/>
              <w:jc w:val="both"/>
              <w:rPr>
                <w:ins w:id="616" w:author="Swapnaneel Ghosh" w:date="2023-05-13T10:53:00Z"/>
                <w:rFonts w:cstheme="minorHAnsi"/>
                <w:sz w:val="26"/>
                <w:szCs w:val="26"/>
              </w:rPr>
            </w:pPr>
            <w:ins w:id="617" w:author="Swapnaneel Ghosh" w:date="2023-05-13T10:53:00Z">
              <w:r w:rsidRPr="00B12C75">
                <w:rPr>
                  <w:rFonts w:cstheme="minorHAnsi"/>
                  <w:sz w:val="26"/>
                  <w:szCs w:val="26"/>
                </w:rPr>
                <w:t>0.65</w:t>
              </w:r>
            </w:ins>
          </w:p>
        </w:tc>
        <w:tc>
          <w:tcPr>
            <w:tcW w:w="1573" w:type="dxa"/>
            <w:tcBorders>
              <w:top w:val="single" w:sz="2" w:space="0" w:color="000000"/>
              <w:left w:val="single" w:sz="2" w:space="0" w:color="000000"/>
              <w:bottom w:val="single" w:sz="2" w:space="0" w:color="000000"/>
              <w:right w:val="single" w:sz="2" w:space="0" w:color="000000"/>
            </w:tcBorders>
            <w:vAlign w:val="bottom"/>
            <w:tcPrChange w:id="618" w:author="Swapnaneel Ghosh" w:date="2023-05-13T10:55:00Z">
              <w:tcPr>
                <w:tcW w:w="1573" w:type="dxa"/>
                <w:tcBorders>
                  <w:top w:val="single" w:sz="2" w:space="0" w:color="000000"/>
                  <w:left w:val="single" w:sz="2" w:space="0" w:color="000000"/>
                  <w:bottom w:val="single" w:sz="2" w:space="0" w:color="000000"/>
                  <w:right w:val="single" w:sz="2" w:space="0" w:color="000000"/>
                </w:tcBorders>
                <w:vAlign w:val="bottom"/>
              </w:tcPr>
            </w:tcPrChange>
          </w:tcPr>
          <w:p w14:paraId="1F27BC3A" w14:textId="77777777" w:rsidR="007D4562" w:rsidRPr="00B12C75" w:rsidRDefault="007D4562" w:rsidP="00967E71">
            <w:pPr>
              <w:spacing w:after="46"/>
              <w:ind w:right="26"/>
              <w:jc w:val="both"/>
              <w:rPr>
                <w:ins w:id="619" w:author="Swapnaneel Ghosh" w:date="2023-05-13T10:53:00Z"/>
                <w:rFonts w:cstheme="minorHAnsi"/>
                <w:sz w:val="26"/>
                <w:szCs w:val="26"/>
              </w:rPr>
            </w:pPr>
            <w:ins w:id="620" w:author="Swapnaneel Ghosh" w:date="2023-05-13T10:53:00Z">
              <w:r w:rsidRPr="00B12C75">
                <w:rPr>
                  <w:rFonts w:cstheme="minorHAnsi"/>
                  <w:sz w:val="26"/>
                  <w:szCs w:val="26"/>
                </w:rPr>
                <w:t>0.50</w:t>
              </w:r>
            </w:ins>
          </w:p>
          <w:p w14:paraId="526CCB4B" w14:textId="77777777" w:rsidR="007D4562" w:rsidRPr="00B12C75" w:rsidRDefault="007D4562" w:rsidP="00967E71">
            <w:pPr>
              <w:spacing w:after="39"/>
              <w:ind w:right="33"/>
              <w:jc w:val="both"/>
              <w:rPr>
                <w:ins w:id="621" w:author="Swapnaneel Ghosh" w:date="2023-05-13T10:53:00Z"/>
                <w:rFonts w:cstheme="minorHAnsi"/>
                <w:sz w:val="26"/>
                <w:szCs w:val="26"/>
              </w:rPr>
            </w:pPr>
            <w:ins w:id="622" w:author="Swapnaneel Ghosh" w:date="2023-05-13T10:53:00Z">
              <w:r w:rsidRPr="00B12C75">
                <w:rPr>
                  <w:rFonts w:cstheme="minorHAnsi"/>
                  <w:sz w:val="26"/>
                  <w:szCs w:val="26"/>
                </w:rPr>
                <w:t>0.65</w:t>
              </w:r>
            </w:ins>
          </w:p>
          <w:p w14:paraId="32BFEE5D" w14:textId="77777777" w:rsidR="007D4562" w:rsidRPr="00B12C75" w:rsidRDefault="007D4562" w:rsidP="00967E71">
            <w:pPr>
              <w:ind w:right="39"/>
              <w:jc w:val="both"/>
              <w:rPr>
                <w:ins w:id="623" w:author="Swapnaneel Ghosh" w:date="2023-05-13T10:53:00Z"/>
                <w:rFonts w:cstheme="minorHAnsi"/>
                <w:sz w:val="26"/>
                <w:szCs w:val="26"/>
              </w:rPr>
            </w:pPr>
            <w:ins w:id="624" w:author="Swapnaneel Ghosh" w:date="2023-05-13T10:53:00Z">
              <w:r w:rsidRPr="00B12C75">
                <w:rPr>
                  <w:rFonts w:cstheme="minorHAnsi"/>
                  <w:sz w:val="26"/>
                  <w:szCs w:val="26"/>
                </w:rPr>
                <w:t>0.80</w:t>
              </w:r>
            </w:ins>
          </w:p>
        </w:tc>
        <w:tc>
          <w:tcPr>
            <w:tcW w:w="1457" w:type="dxa"/>
            <w:tcBorders>
              <w:top w:val="nil"/>
              <w:left w:val="single" w:sz="2" w:space="0" w:color="000000"/>
              <w:bottom w:val="single" w:sz="2" w:space="0" w:color="000000"/>
              <w:right w:val="nil"/>
            </w:tcBorders>
            <w:tcPrChange w:id="625" w:author="Swapnaneel Ghosh" w:date="2023-05-13T10:55:00Z">
              <w:tcPr>
                <w:tcW w:w="1457" w:type="dxa"/>
                <w:tcBorders>
                  <w:top w:val="nil"/>
                  <w:left w:val="single" w:sz="2" w:space="0" w:color="000000"/>
                  <w:bottom w:val="single" w:sz="2" w:space="0" w:color="000000"/>
                  <w:right w:val="nil"/>
                </w:tcBorders>
              </w:tcPr>
            </w:tcPrChange>
          </w:tcPr>
          <w:p w14:paraId="082831C4" w14:textId="77777777" w:rsidR="007D4562" w:rsidRPr="00B12C75" w:rsidRDefault="007D4562" w:rsidP="00967E71">
            <w:pPr>
              <w:spacing w:after="160"/>
              <w:jc w:val="both"/>
              <w:rPr>
                <w:ins w:id="626" w:author="Swapnaneel Ghosh" w:date="2023-05-13T10:53:00Z"/>
                <w:rFonts w:cstheme="minorHAnsi"/>
                <w:sz w:val="26"/>
                <w:szCs w:val="26"/>
              </w:rPr>
            </w:pPr>
          </w:p>
        </w:tc>
      </w:tr>
      <w:tr w:rsidR="007D4562" w:rsidRPr="00B12C75" w14:paraId="7F1B8268" w14:textId="77777777" w:rsidTr="005B3DC5">
        <w:trPr>
          <w:trHeight w:val="446"/>
          <w:jc w:val="center"/>
          <w:ins w:id="627" w:author="Swapnaneel Ghosh" w:date="2023-05-13T10:53:00Z"/>
          <w:trPrChange w:id="628" w:author="Swapnaneel Ghosh" w:date="2023-05-13T10:55:00Z">
            <w:trPr>
              <w:trHeight w:val="446"/>
            </w:trPr>
          </w:trPrChange>
        </w:trPr>
        <w:tc>
          <w:tcPr>
            <w:tcW w:w="626" w:type="dxa"/>
            <w:tcBorders>
              <w:top w:val="nil"/>
              <w:left w:val="nil"/>
              <w:bottom w:val="nil"/>
              <w:right w:val="single" w:sz="2" w:space="0" w:color="000000"/>
            </w:tcBorders>
            <w:tcPrChange w:id="629" w:author="Swapnaneel Ghosh" w:date="2023-05-13T10:55:00Z">
              <w:tcPr>
                <w:tcW w:w="626" w:type="dxa"/>
                <w:tcBorders>
                  <w:top w:val="nil"/>
                  <w:left w:val="nil"/>
                  <w:bottom w:val="nil"/>
                  <w:right w:val="single" w:sz="2" w:space="0" w:color="000000"/>
                </w:tcBorders>
              </w:tcPr>
            </w:tcPrChange>
          </w:tcPr>
          <w:p w14:paraId="5BE51BBA" w14:textId="77777777" w:rsidR="007D4562" w:rsidRPr="00B12C75" w:rsidRDefault="007D4562" w:rsidP="00967E71">
            <w:pPr>
              <w:ind w:left="11"/>
              <w:jc w:val="both"/>
              <w:rPr>
                <w:ins w:id="630" w:author="Swapnaneel Ghosh" w:date="2023-05-13T10:53:00Z"/>
                <w:rFonts w:cstheme="minorHAnsi"/>
                <w:sz w:val="26"/>
                <w:szCs w:val="26"/>
              </w:rPr>
            </w:pPr>
            <w:ins w:id="631" w:author="Swapnaneel Ghosh" w:date="2023-05-13T10:53:00Z">
              <w:r w:rsidRPr="00B12C75">
                <w:rPr>
                  <w:rFonts w:cstheme="minorHAnsi"/>
                  <w:sz w:val="26"/>
                  <w:szCs w:val="26"/>
                </w:rPr>
                <w:t>(b)</w:t>
              </w:r>
            </w:ins>
          </w:p>
        </w:tc>
        <w:tc>
          <w:tcPr>
            <w:tcW w:w="3600" w:type="dxa"/>
            <w:tcBorders>
              <w:top w:val="single" w:sz="2" w:space="0" w:color="000000"/>
              <w:left w:val="single" w:sz="2" w:space="0" w:color="000000"/>
              <w:bottom w:val="single" w:sz="2" w:space="0" w:color="000000"/>
              <w:right w:val="single" w:sz="2" w:space="0" w:color="000000"/>
            </w:tcBorders>
            <w:tcPrChange w:id="632" w:author="Swapnaneel Ghosh" w:date="2023-05-13T10:55:00Z">
              <w:tcPr>
                <w:tcW w:w="3600" w:type="dxa"/>
                <w:tcBorders>
                  <w:top w:val="single" w:sz="2" w:space="0" w:color="000000"/>
                  <w:left w:val="single" w:sz="2" w:space="0" w:color="000000"/>
                  <w:bottom w:val="single" w:sz="2" w:space="0" w:color="000000"/>
                  <w:right w:val="single" w:sz="2" w:space="0" w:color="000000"/>
                </w:tcBorders>
              </w:tcPr>
            </w:tcPrChange>
          </w:tcPr>
          <w:p w14:paraId="7F658436" w14:textId="77777777" w:rsidR="007D4562" w:rsidRPr="00B12C75" w:rsidRDefault="007D4562" w:rsidP="00967E71">
            <w:pPr>
              <w:ind w:left="46" w:hanging="20"/>
              <w:jc w:val="both"/>
              <w:rPr>
                <w:ins w:id="633" w:author="Swapnaneel Ghosh" w:date="2023-05-13T10:53:00Z"/>
                <w:rFonts w:cstheme="minorHAnsi"/>
                <w:sz w:val="26"/>
                <w:szCs w:val="26"/>
              </w:rPr>
            </w:pPr>
            <w:ins w:id="634" w:author="Swapnaneel Ghosh" w:date="2023-05-13T10:53:00Z">
              <w:r w:rsidRPr="00B12C75">
                <w:rPr>
                  <w:rFonts w:cstheme="minorHAnsi"/>
                  <w:sz w:val="26"/>
                  <w:szCs w:val="26"/>
                </w:rPr>
                <w:t>Single family residence in urban areas</w:t>
              </w:r>
            </w:ins>
          </w:p>
        </w:tc>
        <w:tc>
          <w:tcPr>
            <w:tcW w:w="1570" w:type="dxa"/>
            <w:tcBorders>
              <w:top w:val="single" w:sz="2" w:space="0" w:color="000000"/>
              <w:left w:val="single" w:sz="2" w:space="0" w:color="000000"/>
              <w:bottom w:val="single" w:sz="2" w:space="0" w:color="000000"/>
              <w:right w:val="nil"/>
            </w:tcBorders>
            <w:tcPrChange w:id="635" w:author="Swapnaneel Ghosh" w:date="2023-05-13T10:55:00Z">
              <w:tcPr>
                <w:tcW w:w="1570" w:type="dxa"/>
                <w:tcBorders>
                  <w:top w:val="single" w:sz="2" w:space="0" w:color="000000"/>
                  <w:left w:val="single" w:sz="2" w:space="0" w:color="000000"/>
                  <w:bottom w:val="single" w:sz="2" w:space="0" w:color="000000"/>
                  <w:right w:val="nil"/>
                </w:tcBorders>
              </w:tcPr>
            </w:tcPrChange>
          </w:tcPr>
          <w:p w14:paraId="748DFD0E" w14:textId="77777777" w:rsidR="007D4562" w:rsidRPr="00B12C75" w:rsidRDefault="007D4562" w:rsidP="00967E71">
            <w:pPr>
              <w:ind w:right="42"/>
              <w:jc w:val="both"/>
              <w:rPr>
                <w:ins w:id="636" w:author="Swapnaneel Ghosh" w:date="2023-05-13T10:53:00Z"/>
                <w:rFonts w:cstheme="minorHAnsi"/>
                <w:sz w:val="26"/>
                <w:szCs w:val="26"/>
              </w:rPr>
            </w:pPr>
            <w:ins w:id="637" w:author="Swapnaneel Ghosh" w:date="2023-05-13T10:53:00Z">
              <w:r w:rsidRPr="00B12C75">
                <w:rPr>
                  <w:rFonts w:cstheme="minorHAnsi"/>
                  <w:sz w:val="26"/>
                  <w:szCs w:val="26"/>
                </w:rPr>
                <w:t>0.3</w:t>
              </w:r>
            </w:ins>
          </w:p>
        </w:tc>
        <w:tc>
          <w:tcPr>
            <w:tcW w:w="1573" w:type="dxa"/>
            <w:tcBorders>
              <w:top w:val="single" w:sz="2" w:space="0" w:color="000000"/>
              <w:left w:val="nil"/>
              <w:bottom w:val="single" w:sz="2" w:space="0" w:color="000000"/>
              <w:right w:val="nil"/>
            </w:tcBorders>
            <w:tcPrChange w:id="638" w:author="Swapnaneel Ghosh" w:date="2023-05-13T10:55:00Z">
              <w:tcPr>
                <w:tcW w:w="1573" w:type="dxa"/>
                <w:tcBorders>
                  <w:top w:val="single" w:sz="2" w:space="0" w:color="000000"/>
                  <w:left w:val="nil"/>
                  <w:bottom w:val="single" w:sz="2" w:space="0" w:color="000000"/>
                  <w:right w:val="nil"/>
                </w:tcBorders>
              </w:tcPr>
            </w:tcPrChange>
          </w:tcPr>
          <w:p w14:paraId="06320298" w14:textId="77777777" w:rsidR="007D4562" w:rsidRPr="00B12C75" w:rsidRDefault="007D4562" w:rsidP="00967E71">
            <w:pPr>
              <w:spacing w:after="160"/>
              <w:jc w:val="both"/>
              <w:rPr>
                <w:ins w:id="639" w:author="Swapnaneel Ghosh" w:date="2023-05-13T10:53:00Z"/>
                <w:rFonts w:cstheme="minorHAnsi"/>
                <w:sz w:val="26"/>
                <w:szCs w:val="26"/>
              </w:rPr>
            </w:pPr>
          </w:p>
        </w:tc>
        <w:tc>
          <w:tcPr>
            <w:tcW w:w="1457" w:type="dxa"/>
            <w:tcBorders>
              <w:top w:val="single" w:sz="2" w:space="0" w:color="000000"/>
              <w:left w:val="nil"/>
              <w:bottom w:val="single" w:sz="2" w:space="0" w:color="000000"/>
              <w:right w:val="nil"/>
            </w:tcBorders>
            <w:tcPrChange w:id="640" w:author="Swapnaneel Ghosh" w:date="2023-05-13T10:55:00Z">
              <w:tcPr>
                <w:tcW w:w="1457" w:type="dxa"/>
                <w:tcBorders>
                  <w:top w:val="single" w:sz="2" w:space="0" w:color="000000"/>
                  <w:left w:val="nil"/>
                  <w:bottom w:val="single" w:sz="2" w:space="0" w:color="000000"/>
                  <w:right w:val="nil"/>
                </w:tcBorders>
              </w:tcPr>
            </w:tcPrChange>
          </w:tcPr>
          <w:p w14:paraId="479A221D" w14:textId="77777777" w:rsidR="007D4562" w:rsidRPr="00B12C75" w:rsidRDefault="007D4562" w:rsidP="00967E71">
            <w:pPr>
              <w:spacing w:after="160"/>
              <w:jc w:val="both"/>
              <w:rPr>
                <w:ins w:id="641" w:author="Swapnaneel Ghosh" w:date="2023-05-13T10:53:00Z"/>
                <w:rFonts w:cstheme="minorHAnsi"/>
                <w:sz w:val="26"/>
                <w:szCs w:val="26"/>
              </w:rPr>
            </w:pPr>
          </w:p>
        </w:tc>
      </w:tr>
      <w:tr w:rsidR="007D4562" w:rsidRPr="00B12C75" w14:paraId="711E78B4" w14:textId="77777777" w:rsidTr="005B3DC5">
        <w:trPr>
          <w:trHeight w:val="1052"/>
          <w:jc w:val="center"/>
          <w:ins w:id="642" w:author="Swapnaneel Ghosh" w:date="2023-05-13T10:53:00Z"/>
          <w:trPrChange w:id="643" w:author="Swapnaneel Ghosh" w:date="2023-05-13T10:55:00Z">
            <w:trPr>
              <w:trHeight w:val="1052"/>
            </w:trPr>
          </w:trPrChange>
        </w:trPr>
        <w:tc>
          <w:tcPr>
            <w:tcW w:w="626" w:type="dxa"/>
            <w:tcBorders>
              <w:top w:val="nil"/>
              <w:left w:val="nil"/>
              <w:bottom w:val="nil"/>
              <w:right w:val="single" w:sz="2" w:space="0" w:color="000000"/>
            </w:tcBorders>
            <w:tcPrChange w:id="644" w:author="Swapnaneel Ghosh" w:date="2023-05-13T10:55:00Z">
              <w:tcPr>
                <w:tcW w:w="626" w:type="dxa"/>
                <w:tcBorders>
                  <w:top w:val="nil"/>
                  <w:left w:val="nil"/>
                  <w:bottom w:val="nil"/>
                  <w:right w:val="single" w:sz="2" w:space="0" w:color="000000"/>
                </w:tcBorders>
              </w:tcPr>
            </w:tcPrChange>
          </w:tcPr>
          <w:p w14:paraId="5D66C1BF" w14:textId="77777777" w:rsidR="007D4562" w:rsidRPr="00B12C75" w:rsidRDefault="007D4562" w:rsidP="00967E71">
            <w:pPr>
              <w:ind w:left="50"/>
              <w:jc w:val="both"/>
              <w:rPr>
                <w:ins w:id="645" w:author="Swapnaneel Ghosh" w:date="2023-05-13T10:53:00Z"/>
                <w:rFonts w:cstheme="minorHAnsi"/>
                <w:sz w:val="26"/>
                <w:szCs w:val="26"/>
              </w:rPr>
            </w:pPr>
            <w:ins w:id="646" w:author="Swapnaneel Ghosh" w:date="2023-05-13T10:53:00Z">
              <w:r w:rsidRPr="00B12C75">
                <w:rPr>
                  <w:rFonts w:cstheme="minorHAnsi"/>
                  <w:sz w:val="26"/>
                  <w:szCs w:val="26"/>
                </w:rPr>
                <w:t>2.</w:t>
              </w:r>
            </w:ins>
          </w:p>
        </w:tc>
        <w:tc>
          <w:tcPr>
            <w:tcW w:w="3600" w:type="dxa"/>
            <w:tcBorders>
              <w:top w:val="single" w:sz="2" w:space="0" w:color="000000"/>
              <w:left w:val="single" w:sz="2" w:space="0" w:color="000000"/>
              <w:bottom w:val="single" w:sz="2" w:space="0" w:color="000000"/>
              <w:right w:val="single" w:sz="2" w:space="0" w:color="000000"/>
            </w:tcBorders>
            <w:tcPrChange w:id="647" w:author="Swapnaneel Ghosh" w:date="2023-05-13T10:55:00Z">
              <w:tcPr>
                <w:tcW w:w="3600" w:type="dxa"/>
                <w:tcBorders>
                  <w:top w:val="single" w:sz="2" w:space="0" w:color="000000"/>
                  <w:left w:val="single" w:sz="2" w:space="0" w:color="000000"/>
                  <w:bottom w:val="single" w:sz="2" w:space="0" w:color="000000"/>
                  <w:right w:val="single" w:sz="2" w:space="0" w:color="000000"/>
                </w:tcBorders>
              </w:tcPr>
            </w:tcPrChange>
          </w:tcPr>
          <w:p w14:paraId="4A23A0DE" w14:textId="77777777" w:rsidR="007D4562" w:rsidRPr="00B12C75" w:rsidRDefault="007D4562" w:rsidP="00967E71">
            <w:pPr>
              <w:spacing w:after="32"/>
              <w:ind w:left="46"/>
              <w:jc w:val="both"/>
              <w:rPr>
                <w:ins w:id="648" w:author="Swapnaneel Ghosh" w:date="2023-05-13T10:53:00Z"/>
                <w:rFonts w:cstheme="minorHAnsi"/>
                <w:sz w:val="26"/>
                <w:szCs w:val="26"/>
              </w:rPr>
            </w:pPr>
            <w:ins w:id="649" w:author="Swapnaneel Ghosh" w:date="2023-05-13T10:53:00Z">
              <w:r w:rsidRPr="00B12C75">
                <w:rPr>
                  <w:rFonts w:cstheme="minorHAnsi"/>
                  <w:sz w:val="26"/>
                  <w:szCs w:val="26"/>
                </w:rPr>
                <w:t>Cultivated Areas</w:t>
              </w:r>
            </w:ins>
          </w:p>
          <w:p w14:paraId="53DF2E61" w14:textId="77777777" w:rsidR="007D4562" w:rsidRPr="00B12C75" w:rsidRDefault="007D4562" w:rsidP="00967E71">
            <w:pPr>
              <w:spacing w:after="34"/>
              <w:ind w:left="432"/>
              <w:jc w:val="both"/>
              <w:rPr>
                <w:ins w:id="650" w:author="Swapnaneel Ghosh" w:date="2023-05-13T10:53:00Z"/>
                <w:rFonts w:cstheme="minorHAnsi"/>
                <w:sz w:val="26"/>
                <w:szCs w:val="26"/>
              </w:rPr>
            </w:pPr>
            <w:ins w:id="651" w:author="Swapnaneel Ghosh" w:date="2023-05-13T10:53:00Z">
              <w:r w:rsidRPr="00B12C75">
                <w:rPr>
                  <w:rFonts w:cstheme="minorHAnsi"/>
                  <w:sz w:val="26"/>
                  <w:szCs w:val="26"/>
                </w:rPr>
                <w:t>Open Sandy Loam</w:t>
              </w:r>
            </w:ins>
          </w:p>
          <w:p w14:paraId="34030EE3" w14:textId="77777777" w:rsidR="007D4562" w:rsidRPr="00B12C75" w:rsidRDefault="007D4562" w:rsidP="00967E71">
            <w:pPr>
              <w:spacing w:after="7"/>
              <w:ind w:left="432"/>
              <w:jc w:val="both"/>
              <w:rPr>
                <w:ins w:id="652" w:author="Swapnaneel Ghosh" w:date="2023-05-13T10:53:00Z"/>
                <w:rFonts w:cstheme="minorHAnsi"/>
                <w:sz w:val="26"/>
                <w:szCs w:val="26"/>
              </w:rPr>
            </w:pPr>
            <w:ins w:id="653" w:author="Swapnaneel Ghosh" w:date="2023-05-13T10:53:00Z">
              <w:r w:rsidRPr="00B12C75">
                <w:rPr>
                  <w:rFonts w:cstheme="minorHAnsi"/>
                  <w:sz w:val="26"/>
                  <w:szCs w:val="26"/>
                </w:rPr>
                <w:t>Clay and Silt Loam</w:t>
              </w:r>
            </w:ins>
          </w:p>
          <w:p w14:paraId="745EF786" w14:textId="77777777" w:rsidR="007D4562" w:rsidRPr="00B12C75" w:rsidRDefault="007D4562" w:rsidP="00967E71">
            <w:pPr>
              <w:ind w:left="432"/>
              <w:jc w:val="both"/>
              <w:rPr>
                <w:ins w:id="654" w:author="Swapnaneel Ghosh" w:date="2023-05-13T10:53:00Z"/>
                <w:rFonts w:cstheme="minorHAnsi"/>
                <w:sz w:val="26"/>
                <w:szCs w:val="26"/>
              </w:rPr>
            </w:pPr>
            <w:ins w:id="655" w:author="Swapnaneel Ghosh" w:date="2023-05-13T10:53:00Z">
              <w:r w:rsidRPr="00B12C75">
                <w:rPr>
                  <w:rFonts w:cstheme="minorHAnsi"/>
                  <w:sz w:val="26"/>
                  <w:szCs w:val="26"/>
                </w:rPr>
                <w:t>Tight Clay</w:t>
              </w:r>
            </w:ins>
          </w:p>
        </w:tc>
        <w:tc>
          <w:tcPr>
            <w:tcW w:w="1570" w:type="dxa"/>
            <w:tcBorders>
              <w:top w:val="single" w:sz="2" w:space="0" w:color="000000"/>
              <w:left w:val="single" w:sz="2" w:space="0" w:color="000000"/>
              <w:bottom w:val="single" w:sz="2" w:space="0" w:color="000000"/>
              <w:right w:val="single" w:sz="2" w:space="0" w:color="000000"/>
            </w:tcBorders>
            <w:vAlign w:val="bottom"/>
            <w:tcPrChange w:id="656" w:author="Swapnaneel Ghosh" w:date="2023-05-13T10:55:00Z">
              <w:tcPr>
                <w:tcW w:w="1570" w:type="dxa"/>
                <w:tcBorders>
                  <w:top w:val="single" w:sz="2" w:space="0" w:color="000000"/>
                  <w:left w:val="single" w:sz="2" w:space="0" w:color="000000"/>
                  <w:bottom w:val="single" w:sz="2" w:space="0" w:color="000000"/>
                  <w:right w:val="single" w:sz="2" w:space="0" w:color="000000"/>
                </w:tcBorders>
                <w:vAlign w:val="bottom"/>
              </w:tcPr>
            </w:tcPrChange>
          </w:tcPr>
          <w:p w14:paraId="7A4AC072" w14:textId="77777777" w:rsidR="007D4562" w:rsidRPr="00B12C75" w:rsidRDefault="007D4562" w:rsidP="00967E71">
            <w:pPr>
              <w:spacing w:after="39"/>
              <w:ind w:right="61"/>
              <w:jc w:val="both"/>
              <w:rPr>
                <w:ins w:id="657" w:author="Swapnaneel Ghosh" w:date="2023-05-13T10:53:00Z"/>
                <w:rFonts w:cstheme="minorHAnsi"/>
                <w:sz w:val="26"/>
                <w:szCs w:val="26"/>
              </w:rPr>
            </w:pPr>
            <w:ins w:id="658" w:author="Swapnaneel Ghosh" w:date="2023-05-13T10:53:00Z">
              <w:r w:rsidRPr="00B12C75">
                <w:rPr>
                  <w:rFonts w:cstheme="minorHAnsi"/>
                  <w:sz w:val="26"/>
                  <w:szCs w:val="26"/>
                </w:rPr>
                <w:t>0.30</w:t>
              </w:r>
            </w:ins>
          </w:p>
          <w:p w14:paraId="20C5BD7E" w14:textId="77777777" w:rsidR="007D4562" w:rsidRPr="00B12C75" w:rsidRDefault="007D4562" w:rsidP="00967E71">
            <w:pPr>
              <w:spacing w:after="46"/>
              <w:ind w:right="68"/>
              <w:jc w:val="both"/>
              <w:rPr>
                <w:ins w:id="659" w:author="Swapnaneel Ghosh" w:date="2023-05-13T10:53:00Z"/>
                <w:rFonts w:cstheme="minorHAnsi"/>
                <w:sz w:val="26"/>
                <w:szCs w:val="26"/>
              </w:rPr>
            </w:pPr>
            <w:ins w:id="660" w:author="Swapnaneel Ghosh" w:date="2023-05-13T10:53:00Z">
              <w:r w:rsidRPr="00B12C75">
                <w:rPr>
                  <w:rFonts w:cstheme="minorHAnsi"/>
                  <w:sz w:val="26"/>
                  <w:szCs w:val="26"/>
                </w:rPr>
                <w:t>0.50</w:t>
              </w:r>
            </w:ins>
          </w:p>
          <w:p w14:paraId="5D0349C9" w14:textId="77777777" w:rsidR="007D4562" w:rsidRPr="00B12C75" w:rsidRDefault="007D4562" w:rsidP="00967E71">
            <w:pPr>
              <w:ind w:right="81"/>
              <w:jc w:val="both"/>
              <w:rPr>
                <w:ins w:id="661" w:author="Swapnaneel Ghosh" w:date="2023-05-13T10:53:00Z"/>
                <w:rFonts w:cstheme="minorHAnsi"/>
                <w:sz w:val="26"/>
                <w:szCs w:val="26"/>
              </w:rPr>
            </w:pPr>
            <w:ins w:id="662" w:author="Swapnaneel Ghosh" w:date="2023-05-13T10:53:00Z">
              <w:r w:rsidRPr="00B12C75">
                <w:rPr>
                  <w:rFonts w:cstheme="minorHAnsi"/>
                  <w:sz w:val="26"/>
                  <w:szCs w:val="26"/>
                </w:rPr>
                <w:t>0.60</w:t>
              </w:r>
            </w:ins>
          </w:p>
        </w:tc>
        <w:tc>
          <w:tcPr>
            <w:tcW w:w="1573" w:type="dxa"/>
            <w:tcBorders>
              <w:top w:val="single" w:sz="2" w:space="0" w:color="000000"/>
              <w:left w:val="single" w:sz="2" w:space="0" w:color="000000"/>
              <w:bottom w:val="single" w:sz="2" w:space="0" w:color="000000"/>
              <w:right w:val="single" w:sz="2" w:space="0" w:color="000000"/>
            </w:tcBorders>
            <w:vAlign w:val="bottom"/>
            <w:tcPrChange w:id="663" w:author="Swapnaneel Ghosh" w:date="2023-05-13T10:55:00Z">
              <w:tcPr>
                <w:tcW w:w="1573" w:type="dxa"/>
                <w:tcBorders>
                  <w:top w:val="single" w:sz="2" w:space="0" w:color="000000"/>
                  <w:left w:val="single" w:sz="2" w:space="0" w:color="000000"/>
                  <w:bottom w:val="single" w:sz="2" w:space="0" w:color="000000"/>
                  <w:right w:val="single" w:sz="2" w:space="0" w:color="000000"/>
                </w:tcBorders>
                <w:vAlign w:val="bottom"/>
              </w:tcPr>
            </w:tcPrChange>
          </w:tcPr>
          <w:p w14:paraId="62329B01" w14:textId="77777777" w:rsidR="007D4562" w:rsidRPr="00B12C75" w:rsidRDefault="007D4562" w:rsidP="00967E71">
            <w:pPr>
              <w:spacing w:after="39"/>
              <w:ind w:right="79"/>
              <w:jc w:val="both"/>
              <w:rPr>
                <w:ins w:id="664" w:author="Swapnaneel Ghosh" w:date="2023-05-13T10:53:00Z"/>
                <w:rFonts w:cstheme="minorHAnsi"/>
                <w:sz w:val="26"/>
                <w:szCs w:val="26"/>
              </w:rPr>
            </w:pPr>
            <w:ins w:id="665" w:author="Swapnaneel Ghosh" w:date="2023-05-13T10:53:00Z">
              <w:r w:rsidRPr="00B12C75">
                <w:rPr>
                  <w:rFonts w:cstheme="minorHAnsi"/>
                  <w:sz w:val="26"/>
                  <w:szCs w:val="26"/>
                </w:rPr>
                <w:t>0.40</w:t>
              </w:r>
            </w:ins>
          </w:p>
          <w:p w14:paraId="4A716049" w14:textId="77777777" w:rsidR="007D4562" w:rsidRPr="00B12C75" w:rsidRDefault="007D4562" w:rsidP="00967E71">
            <w:pPr>
              <w:spacing w:after="46"/>
              <w:ind w:right="92"/>
              <w:jc w:val="both"/>
              <w:rPr>
                <w:ins w:id="666" w:author="Swapnaneel Ghosh" w:date="2023-05-13T10:53:00Z"/>
                <w:rFonts w:cstheme="minorHAnsi"/>
                <w:sz w:val="26"/>
                <w:szCs w:val="26"/>
              </w:rPr>
            </w:pPr>
            <w:ins w:id="667" w:author="Swapnaneel Ghosh" w:date="2023-05-13T10:53:00Z">
              <w:r w:rsidRPr="00B12C75">
                <w:rPr>
                  <w:rFonts w:cstheme="minorHAnsi"/>
                  <w:sz w:val="26"/>
                  <w:szCs w:val="26"/>
                </w:rPr>
                <w:t>0.60</w:t>
              </w:r>
            </w:ins>
          </w:p>
          <w:p w14:paraId="7A87B213" w14:textId="77777777" w:rsidR="007D4562" w:rsidRPr="00B12C75" w:rsidRDefault="007D4562" w:rsidP="00967E71">
            <w:pPr>
              <w:ind w:right="105"/>
              <w:jc w:val="both"/>
              <w:rPr>
                <w:ins w:id="668" w:author="Swapnaneel Ghosh" w:date="2023-05-13T10:53:00Z"/>
                <w:rFonts w:cstheme="minorHAnsi"/>
                <w:sz w:val="26"/>
                <w:szCs w:val="26"/>
              </w:rPr>
            </w:pPr>
            <w:ins w:id="669" w:author="Swapnaneel Ghosh" w:date="2023-05-13T10:53:00Z">
              <w:r w:rsidRPr="00B12C75">
                <w:rPr>
                  <w:rFonts w:cstheme="minorHAnsi"/>
                  <w:sz w:val="26"/>
                  <w:szCs w:val="26"/>
                </w:rPr>
                <w:t>0.70</w:t>
              </w:r>
            </w:ins>
          </w:p>
        </w:tc>
        <w:tc>
          <w:tcPr>
            <w:tcW w:w="1457" w:type="dxa"/>
            <w:tcBorders>
              <w:top w:val="single" w:sz="2" w:space="0" w:color="000000"/>
              <w:left w:val="single" w:sz="2" w:space="0" w:color="000000"/>
              <w:bottom w:val="single" w:sz="2" w:space="0" w:color="000000"/>
              <w:right w:val="nil"/>
            </w:tcBorders>
            <w:vAlign w:val="bottom"/>
            <w:tcPrChange w:id="670" w:author="Swapnaneel Ghosh" w:date="2023-05-13T10:55:00Z">
              <w:tcPr>
                <w:tcW w:w="1457" w:type="dxa"/>
                <w:tcBorders>
                  <w:top w:val="single" w:sz="2" w:space="0" w:color="000000"/>
                  <w:left w:val="single" w:sz="2" w:space="0" w:color="000000"/>
                  <w:bottom w:val="single" w:sz="2" w:space="0" w:color="000000"/>
                  <w:right w:val="nil"/>
                </w:tcBorders>
                <w:vAlign w:val="bottom"/>
              </w:tcPr>
            </w:tcPrChange>
          </w:tcPr>
          <w:p w14:paraId="42C76FC6" w14:textId="77777777" w:rsidR="007D4562" w:rsidRPr="00B12C75" w:rsidRDefault="007D4562" w:rsidP="00967E71">
            <w:pPr>
              <w:spacing w:after="39"/>
              <w:ind w:left="4"/>
              <w:jc w:val="both"/>
              <w:rPr>
                <w:ins w:id="671" w:author="Swapnaneel Ghosh" w:date="2023-05-13T10:53:00Z"/>
                <w:rFonts w:cstheme="minorHAnsi"/>
                <w:sz w:val="26"/>
                <w:szCs w:val="26"/>
              </w:rPr>
            </w:pPr>
            <w:ins w:id="672" w:author="Swapnaneel Ghosh" w:date="2023-05-13T10:53:00Z">
              <w:r w:rsidRPr="00B12C75">
                <w:rPr>
                  <w:rFonts w:cstheme="minorHAnsi"/>
                  <w:sz w:val="26"/>
                  <w:szCs w:val="26"/>
                </w:rPr>
                <w:t>0.52</w:t>
              </w:r>
            </w:ins>
          </w:p>
          <w:p w14:paraId="7817D5EB" w14:textId="77777777" w:rsidR="007D4562" w:rsidRPr="00B12C75" w:rsidRDefault="007D4562" w:rsidP="00967E71">
            <w:pPr>
              <w:spacing w:after="46"/>
              <w:ind w:right="16"/>
              <w:jc w:val="both"/>
              <w:rPr>
                <w:ins w:id="673" w:author="Swapnaneel Ghosh" w:date="2023-05-13T10:53:00Z"/>
                <w:rFonts w:cstheme="minorHAnsi"/>
                <w:sz w:val="26"/>
                <w:szCs w:val="26"/>
              </w:rPr>
            </w:pPr>
            <w:ins w:id="674" w:author="Swapnaneel Ghosh" w:date="2023-05-13T10:53:00Z">
              <w:r w:rsidRPr="00B12C75">
                <w:rPr>
                  <w:rFonts w:cstheme="minorHAnsi"/>
                  <w:sz w:val="26"/>
                  <w:szCs w:val="26"/>
                </w:rPr>
                <w:t>0.72</w:t>
              </w:r>
            </w:ins>
          </w:p>
          <w:p w14:paraId="45769427" w14:textId="77777777" w:rsidR="007D4562" w:rsidRPr="00B12C75" w:rsidRDefault="007D4562" w:rsidP="00967E71">
            <w:pPr>
              <w:ind w:right="29"/>
              <w:jc w:val="both"/>
              <w:rPr>
                <w:ins w:id="675" w:author="Swapnaneel Ghosh" w:date="2023-05-13T10:53:00Z"/>
                <w:rFonts w:cstheme="minorHAnsi"/>
                <w:sz w:val="26"/>
                <w:szCs w:val="26"/>
              </w:rPr>
            </w:pPr>
            <w:ins w:id="676" w:author="Swapnaneel Ghosh" w:date="2023-05-13T10:53:00Z">
              <w:r w:rsidRPr="00B12C75">
                <w:rPr>
                  <w:rFonts w:cstheme="minorHAnsi"/>
                  <w:sz w:val="26"/>
                  <w:szCs w:val="26"/>
                </w:rPr>
                <w:t>0.82</w:t>
              </w:r>
            </w:ins>
          </w:p>
        </w:tc>
      </w:tr>
      <w:tr w:rsidR="007D4562" w:rsidRPr="00B12C75" w14:paraId="33664CB1" w14:textId="77777777" w:rsidTr="005B3DC5">
        <w:trPr>
          <w:trHeight w:val="1044"/>
          <w:jc w:val="center"/>
          <w:ins w:id="677" w:author="Swapnaneel Ghosh" w:date="2023-05-13T10:53:00Z"/>
          <w:trPrChange w:id="678" w:author="Swapnaneel Ghosh" w:date="2023-05-13T10:55:00Z">
            <w:trPr>
              <w:trHeight w:val="1044"/>
            </w:trPr>
          </w:trPrChange>
        </w:trPr>
        <w:tc>
          <w:tcPr>
            <w:tcW w:w="626" w:type="dxa"/>
            <w:tcBorders>
              <w:top w:val="nil"/>
              <w:left w:val="nil"/>
              <w:bottom w:val="nil"/>
              <w:right w:val="single" w:sz="2" w:space="0" w:color="000000"/>
            </w:tcBorders>
            <w:tcPrChange w:id="679" w:author="Swapnaneel Ghosh" w:date="2023-05-13T10:55:00Z">
              <w:tcPr>
                <w:tcW w:w="626" w:type="dxa"/>
                <w:tcBorders>
                  <w:top w:val="nil"/>
                  <w:left w:val="nil"/>
                  <w:bottom w:val="nil"/>
                  <w:right w:val="single" w:sz="2" w:space="0" w:color="000000"/>
                </w:tcBorders>
              </w:tcPr>
            </w:tcPrChange>
          </w:tcPr>
          <w:p w14:paraId="390977BE" w14:textId="77777777" w:rsidR="007D4562" w:rsidRPr="00B12C75" w:rsidRDefault="007D4562" w:rsidP="00967E71">
            <w:pPr>
              <w:ind w:left="102"/>
              <w:jc w:val="both"/>
              <w:rPr>
                <w:ins w:id="680" w:author="Swapnaneel Ghosh" w:date="2023-05-13T10:53:00Z"/>
                <w:rFonts w:cstheme="minorHAnsi"/>
                <w:sz w:val="26"/>
                <w:szCs w:val="26"/>
              </w:rPr>
            </w:pPr>
            <w:ins w:id="681" w:author="Swapnaneel Ghosh" w:date="2023-05-13T10:53:00Z">
              <w:r w:rsidRPr="00B12C75">
                <w:rPr>
                  <w:rFonts w:cstheme="minorHAnsi"/>
                  <w:sz w:val="26"/>
                  <w:szCs w:val="26"/>
                </w:rPr>
                <w:t>3.</w:t>
              </w:r>
            </w:ins>
          </w:p>
        </w:tc>
        <w:tc>
          <w:tcPr>
            <w:tcW w:w="3600" w:type="dxa"/>
            <w:tcBorders>
              <w:top w:val="single" w:sz="2" w:space="0" w:color="000000"/>
              <w:left w:val="single" w:sz="2" w:space="0" w:color="000000"/>
              <w:bottom w:val="single" w:sz="2" w:space="0" w:color="000000"/>
              <w:right w:val="single" w:sz="2" w:space="0" w:color="000000"/>
            </w:tcBorders>
            <w:tcPrChange w:id="682" w:author="Swapnaneel Ghosh" w:date="2023-05-13T10:55:00Z">
              <w:tcPr>
                <w:tcW w:w="3600" w:type="dxa"/>
                <w:tcBorders>
                  <w:top w:val="single" w:sz="2" w:space="0" w:color="000000"/>
                  <w:left w:val="single" w:sz="2" w:space="0" w:color="000000"/>
                  <w:bottom w:val="single" w:sz="2" w:space="0" w:color="000000"/>
                  <w:right w:val="single" w:sz="2" w:space="0" w:color="000000"/>
                </w:tcBorders>
              </w:tcPr>
            </w:tcPrChange>
          </w:tcPr>
          <w:p w14:paraId="3B4392A9" w14:textId="77777777" w:rsidR="007D4562" w:rsidRPr="00B12C75" w:rsidRDefault="007D4562" w:rsidP="00967E71">
            <w:pPr>
              <w:spacing w:after="22"/>
              <w:ind w:left="72"/>
              <w:jc w:val="both"/>
              <w:rPr>
                <w:ins w:id="683" w:author="Swapnaneel Ghosh" w:date="2023-05-13T10:53:00Z"/>
                <w:rFonts w:cstheme="minorHAnsi"/>
                <w:sz w:val="26"/>
                <w:szCs w:val="26"/>
              </w:rPr>
            </w:pPr>
            <w:ins w:id="684" w:author="Swapnaneel Ghosh" w:date="2023-05-13T10:53:00Z">
              <w:r w:rsidRPr="00B12C75">
                <w:rPr>
                  <w:rFonts w:cstheme="minorHAnsi"/>
                  <w:sz w:val="26"/>
                  <w:szCs w:val="26"/>
                </w:rPr>
                <w:t>Pastures</w:t>
              </w:r>
            </w:ins>
          </w:p>
          <w:p w14:paraId="2A5E20AF" w14:textId="77777777" w:rsidR="007D4562" w:rsidRPr="00B12C75" w:rsidRDefault="007D4562" w:rsidP="00967E71">
            <w:pPr>
              <w:spacing w:after="19"/>
              <w:ind w:left="439"/>
              <w:jc w:val="both"/>
              <w:rPr>
                <w:ins w:id="685" w:author="Swapnaneel Ghosh" w:date="2023-05-13T10:53:00Z"/>
                <w:rFonts w:cstheme="minorHAnsi"/>
                <w:sz w:val="26"/>
                <w:szCs w:val="26"/>
              </w:rPr>
            </w:pPr>
            <w:ins w:id="686" w:author="Swapnaneel Ghosh" w:date="2023-05-13T10:53:00Z">
              <w:r w:rsidRPr="00B12C75">
                <w:rPr>
                  <w:rFonts w:cstheme="minorHAnsi"/>
                  <w:sz w:val="26"/>
                  <w:szCs w:val="26"/>
                </w:rPr>
                <w:t>Open Sandy Loam</w:t>
              </w:r>
            </w:ins>
          </w:p>
          <w:p w14:paraId="78189165" w14:textId="77777777" w:rsidR="007D4562" w:rsidRPr="00B12C75" w:rsidRDefault="007D4562" w:rsidP="00967E71">
            <w:pPr>
              <w:spacing w:after="24"/>
              <w:ind w:left="432"/>
              <w:jc w:val="both"/>
              <w:rPr>
                <w:ins w:id="687" w:author="Swapnaneel Ghosh" w:date="2023-05-13T10:53:00Z"/>
                <w:rFonts w:cstheme="minorHAnsi"/>
                <w:sz w:val="26"/>
                <w:szCs w:val="26"/>
              </w:rPr>
            </w:pPr>
            <w:ins w:id="688" w:author="Swapnaneel Ghosh" w:date="2023-05-13T10:53:00Z">
              <w:r w:rsidRPr="00B12C75">
                <w:rPr>
                  <w:rFonts w:cstheme="minorHAnsi"/>
                  <w:sz w:val="26"/>
                  <w:szCs w:val="26"/>
                </w:rPr>
                <w:t>Clay and Silt Loam</w:t>
              </w:r>
            </w:ins>
          </w:p>
          <w:p w14:paraId="618EB5E4" w14:textId="77777777" w:rsidR="007D4562" w:rsidRPr="00B12C75" w:rsidRDefault="007D4562" w:rsidP="00967E71">
            <w:pPr>
              <w:ind w:left="425"/>
              <w:jc w:val="both"/>
              <w:rPr>
                <w:ins w:id="689" w:author="Swapnaneel Ghosh" w:date="2023-05-13T10:53:00Z"/>
                <w:rFonts w:cstheme="minorHAnsi"/>
                <w:sz w:val="26"/>
                <w:szCs w:val="26"/>
              </w:rPr>
            </w:pPr>
            <w:ins w:id="690" w:author="Swapnaneel Ghosh" w:date="2023-05-13T10:53:00Z">
              <w:r w:rsidRPr="00B12C75">
                <w:rPr>
                  <w:rFonts w:cstheme="minorHAnsi"/>
                  <w:sz w:val="26"/>
                  <w:szCs w:val="26"/>
                </w:rPr>
                <w:t>Tight Clay</w:t>
              </w:r>
            </w:ins>
          </w:p>
        </w:tc>
        <w:tc>
          <w:tcPr>
            <w:tcW w:w="1570" w:type="dxa"/>
            <w:tcBorders>
              <w:top w:val="single" w:sz="2" w:space="0" w:color="000000"/>
              <w:left w:val="single" w:sz="2" w:space="0" w:color="000000"/>
              <w:bottom w:val="single" w:sz="2" w:space="0" w:color="000000"/>
              <w:right w:val="single" w:sz="2" w:space="0" w:color="000000"/>
            </w:tcBorders>
            <w:vAlign w:val="bottom"/>
            <w:tcPrChange w:id="691" w:author="Swapnaneel Ghosh" w:date="2023-05-13T10:55:00Z">
              <w:tcPr>
                <w:tcW w:w="1570" w:type="dxa"/>
                <w:tcBorders>
                  <w:top w:val="single" w:sz="2" w:space="0" w:color="000000"/>
                  <w:left w:val="single" w:sz="2" w:space="0" w:color="000000"/>
                  <w:bottom w:val="single" w:sz="2" w:space="0" w:color="000000"/>
                  <w:right w:val="single" w:sz="2" w:space="0" w:color="000000"/>
                </w:tcBorders>
                <w:vAlign w:val="bottom"/>
              </w:tcPr>
            </w:tcPrChange>
          </w:tcPr>
          <w:p w14:paraId="3AE4E2BD" w14:textId="77777777" w:rsidR="007D4562" w:rsidRPr="00B12C75" w:rsidRDefault="007D4562" w:rsidP="00967E71">
            <w:pPr>
              <w:spacing w:after="32"/>
              <w:ind w:right="94"/>
              <w:jc w:val="both"/>
              <w:rPr>
                <w:ins w:id="692" w:author="Swapnaneel Ghosh" w:date="2023-05-13T10:53:00Z"/>
                <w:rFonts w:cstheme="minorHAnsi"/>
                <w:sz w:val="26"/>
                <w:szCs w:val="26"/>
              </w:rPr>
            </w:pPr>
            <w:ins w:id="693" w:author="Swapnaneel Ghosh" w:date="2023-05-13T10:53:00Z">
              <w:r w:rsidRPr="00B12C75">
                <w:rPr>
                  <w:rFonts w:cstheme="minorHAnsi"/>
                  <w:sz w:val="26"/>
                  <w:szCs w:val="26"/>
                </w:rPr>
                <w:t>0.10</w:t>
              </w:r>
            </w:ins>
          </w:p>
          <w:p w14:paraId="79DB509C" w14:textId="77777777" w:rsidR="007D4562" w:rsidRPr="00B12C75" w:rsidRDefault="007D4562" w:rsidP="00967E71">
            <w:pPr>
              <w:spacing w:after="46"/>
              <w:ind w:right="101"/>
              <w:jc w:val="both"/>
              <w:rPr>
                <w:ins w:id="694" w:author="Swapnaneel Ghosh" w:date="2023-05-13T10:53:00Z"/>
                <w:rFonts w:cstheme="minorHAnsi"/>
                <w:sz w:val="26"/>
                <w:szCs w:val="26"/>
              </w:rPr>
            </w:pPr>
            <w:ins w:id="695" w:author="Swapnaneel Ghosh" w:date="2023-05-13T10:53:00Z">
              <w:r w:rsidRPr="00B12C75">
                <w:rPr>
                  <w:rFonts w:cstheme="minorHAnsi"/>
                  <w:sz w:val="26"/>
                  <w:szCs w:val="26"/>
                </w:rPr>
                <w:t>0.30</w:t>
              </w:r>
            </w:ins>
          </w:p>
          <w:p w14:paraId="6DB07CB6" w14:textId="77777777" w:rsidR="007D4562" w:rsidRPr="00B12C75" w:rsidRDefault="007D4562" w:rsidP="00967E71">
            <w:pPr>
              <w:ind w:right="107"/>
              <w:jc w:val="both"/>
              <w:rPr>
                <w:ins w:id="696" w:author="Swapnaneel Ghosh" w:date="2023-05-13T10:53:00Z"/>
                <w:rFonts w:cstheme="minorHAnsi"/>
                <w:sz w:val="26"/>
                <w:szCs w:val="26"/>
              </w:rPr>
            </w:pPr>
            <w:ins w:id="697" w:author="Swapnaneel Ghosh" w:date="2023-05-13T10:53:00Z">
              <w:r w:rsidRPr="00B12C75">
                <w:rPr>
                  <w:rFonts w:cstheme="minorHAnsi"/>
                  <w:sz w:val="26"/>
                  <w:szCs w:val="26"/>
                </w:rPr>
                <w:t>0.40</w:t>
              </w:r>
            </w:ins>
          </w:p>
        </w:tc>
        <w:tc>
          <w:tcPr>
            <w:tcW w:w="1573" w:type="dxa"/>
            <w:tcBorders>
              <w:top w:val="single" w:sz="2" w:space="0" w:color="000000"/>
              <w:left w:val="single" w:sz="2" w:space="0" w:color="000000"/>
              <w:bottom w:val="single" w:sz="2" w:space="0" w:color="000000"/>
              <w:right w:val="single" w:sz="2" w:space="0" w:color="000000"/>
            </w:tcBorders>
            <w:vAlign w:val="bottom"/>
            <w:tcPrChange w:id="698" w:author="Swapnaneel Ghosh" w:date="2023-05-13T10:55:00Z">
              <w:tcPr>
                <w:tcW w:w="1573" w:type="dxa"/>
                <w:tcBorders>
                  <w:top w:val="single" w:sz="2" w:space="0" w:color="000000"/>
                  <w:left w:val="single" w:sz="2" w:space="0" w:color="000000"/>
                  <w:bottom w:val="single" w:sz="2" w:space="0" w:color="000000"/>
                  <w:right w:val="single" w:sz="2" w:space="0" w:color="000000"/>
                </w:tcBorders>
                <w:vAlign w:val="bottom"/>
              </w:tcPr>
            </w:tcPrChange>
          </w:tcPr>
          <w:p w14:paraId="26AD3EB1" w14:textId="77777777" w:rsidR="007D4562" w:rsidRPr="00B12C75" w:rsidRDefault="007D4562" w:rsidP="00967E71">
            <w:pPr>
              <w:spacing w:after="39"/>
              <w:ind w:right="124"/>
              <w:jc w:val="both"/>
              <w:rPr>
                <w:ins w:id="699" w:author="Swapnaneel Ghosh" w:date="2023-05-13T10:53:00Z"/>
                <w:rFonts w:cstheme="minorHAnsi"/>
                <w:sz w:val="26"/>
                <w:szCs w:val="26"/>
              </w:rPr>
            </w:pPr>
            <w:ins w:id="700" w:author="Swapnaneel Ghosh" w:date="2023-05-13T10:53:00Z">
              <w:r w:rsidRPr="00B12C75">
                <w:rPr>
                  <w:rFonts w:cstheme="minorHAnsi"/>
                  <w:sz w:val="26"/>
                  <w:szCs w:val="26"/>
                </w:rPr>
                <w:t>0.16</w:t>
              </w:r>
            </w:ins>
          </w:p>
          <w:p w14:paraId="5F4AC76B" w14:textId="77777777" w:rsidR="007D4562" w:rsidRPr="00B12C75" w:rsidRDefault="007D4562" w:rsidP="00967E71">
            <w:pPr>
              <w:spacing w:after="39"/>
              <w:ind w:right="131"/>
              <w:jc w:val="both"/>
              <w:rPr>
                <w:ins w:id="701" w:author="Swapnaneel Ghosh" w:date="2023-05-13T10:53:00Z"/>
                <w:rFonts w:cstheme="minorHAnsi"/>
                <w:sz w:val="26"/>
                <w:szCs w:val="26"/>
              </w:rPr>
            </w:pPr>
            <w:ins w:id="702" w:author="Swapnaneel Ghosh" w:date="2023-05-13T10:53:00Z">
              <w:r w:rsidRPr="00B12C75">
                <w:rPr>
                  <w:rFonts w:cstheme="minorHAnsi"/>
                  <w:sz w:val="26"/>
                  <w:szCs w:val="26"/>
                </w:rPr>
                <w:t>0.36</w:t>
              </w:r>
            </w:ins>
          </w:p>
          <w:p w14:paraId="52D139C6" w14:textId="77777777" w:rsidR="007D4562" w:rsidRPr="00B12C75" w:rsidRDefault="007D4562" w:rsidP="00967E71">
            <w:pPr>
              <w:ind w:right="137"/>
              <w:jc w:val="both"/>
              <w:rPr>
                <w:ins w:id="703" w:author="Swapnaneel Ghosh" w:date="2023-05-13T10:53:00Z"/>
                <w:rFonts w:cstheme="minorHAnsi"/>
                <w:sz w:val="26"/>
                <w:szCs w:val="26"/>
              </w:rPr>
            </w:pPr>
            <w:ins w:id="704" w:author="Swapnaneel Ghosh" w:date="2023-05-13T10:53:00Z">
              <w:r w:rsidRPr="00B12C75">
                <w:rPr>
                  <w:rFonts w:cstheme="minorHAnsi"/>
                  <w:sz w:val="26"/>
                  <w:szCs w:val="26"/>
                </w:rPr>
                <w:t>0.55</w:t>
              </w:r>
            </w:ins>
          </w:p>
        </w:tc>
        <w:tc>
          <w:tcPr>
            <w:tcW w:w="1457" w:type="dxa"/>
            <w:tcBorders>
              <w:top w:val="single" w:sz="2" w:space="0" w:color="000000"/>
              <w:left w:val="single" w:sz="2" w:space="0" w:color="000000"/>
              <w:bottom w:val="single" w:sz="2" w:space="0" w:color="000000"/>
              <w:right w:val="nil"/>
            </w:tcBorders>
            <w:vAlign w:val="bottom"/>
            <w:tcPrChange w:id="705" w:author="Swapnaneel Ghosh" w:date="2023-05-13T10:55:00Z">
              <w:tcPr>
                <w:tcW w:w="1457" w:type="dxa"/>
                <w:tcBorders>
                  <w:top w:val="single" w:sz="2" w:space="0" w:color="000000"/>
                  <w:left w:val="single" w:sz="2" w:space="0" w:color="000000"/>
                  <w:bottom w:val="single" w:sz="2" w:space="0" w:color="000000"/>
                  <w:right w:val="nil"/>
                </w:tcBorders>
                <w:vAlign w:val="bottom"/>
              </w:tcPr>
            </w:tcPrChange>
          </w:tcPr>
          <w:p w14:paraId="3FA23BF8" w14:textId="77777777" w:rsidR="007D4562" w:rsidRPr="00B12C75" w:rsidRDefault="007D4562" w:rsidP="00967E71">
            <w:pPr>
              <w:spacing w:after="32"/>
              <w:ind w:right="55"/>
              <w:jc w:val="both"/>
              <w:rPr>
                <w:ins w:id="706" w:author="Swapnaneel Ghosh" w:date="2023-05-13T10:53:00Z"/>
                <w:rFonts w:cstheme="minorHAnsi"/>
                <w:sz w:val="26"/>
                <w:szCs w:val="26"/>
              </w:rPr>
            </w:pPr>
            <w:ins w:id="707" w:author="Swapnaneel Ghosh" w:date="2023-05-13T10:53:00Z">
              <w:r w:rsidRPr="00B12C75">
                <w:rPr>
                  <w:rFonts w:cstheme="minorHAnsi"/>
                  <w:sz w:val="26"/>
                  <w:szCs w:val="26"/>
                </w:rPr>
                <w:t>0.22</w:t>
              </w:r>
            </w:ins>
          </w:p>
          <w:p w14:paraId="4DE3672B" w14:textId="77777777" w:rsidR="007D4562" w:rsidRPr="00B12C75" w:rsidRDefault="007D4562" w:rsidP="00967E71">
            <w:pPr>
              <w:spacing w:after="46"/>
              <w:ind w:right="74"/>
              <w:jc w:val="both"/>
              <w:rPr>
                <w:ins w:id="708" w:author="Swapnaneel Ghosh" w:date="2023-05-13T10:53:00Z"/>
                <w:rFonts w:cstheme="minorHAnsi"/>
                <w:sz w:val="26"/>
                <w:szCs w:val="26"/>
              </w:rPr>
            </w:pPr>
            <w:ins w:id="709" w:author="Swapnaneel Ghosh" w:date="2023-05-13T10:53:00Z">
              <w:r w:rsidRPr="00B12C75">
                <w:rPr>
                  <w:rFonts w:cstheme="minorHAnsi"/>
                  <w:sz w:val="26"/>
                  <w:szCs w:val="26"/>
                </w:rPr>
                <w:t>0.42</w:t>
              </w:r>
            </w:ins>
          </w:p>
          <w:p w14:paraId="27F9C0CD" w14:textId="77777777" w:rsidR="007D4562" w:rsidRPr="00B12C75" w:rsidRDefault="007D4562" w:rsidP="00967E71">
            <w:pPr>
              <w:ind w:right="81"/>
              <w:jc w:val="both"/>
              <w:rPr>
                <w:ins w:id="710" w:author="Swapnaneel Ghosh" w:date="2023-05-13T10:53:00Z"/>
                <w:rFonts w:cstheme="minorHAnsi"/>
                <w:sz w:val="26"/>
                <w:szCs w:val="26"/>
              </w:rPr>
            </w:pPr>
            <w:ins w:id="711" w:author="Swapnaneel Ghosh" w:date="2023-05-13T10:53:00Z">
              <w:r w:rsidRPr="00B12C75">
                <w:rPr>
                  <w:rFonts w:cstheme="minorHAnsi"/>
                  <w:sz w:val="26"/>
                  <w:szCs w:val="26"/>
                </w:rPr>
                <w:t>0.60</w:t>
              </w:r>
            </w:ins>
          </w:p>
        </w:tc>
      </w:tr>
      <w:tr w:rsidR="007D4562" w:rsidRPr="00B12C75" w14:paraId="4E4A0739" w14:textId="77777777" w:rsidTr="005B3DC5">
        <w:trPr>
          <w:trHeight w:val="1044"/>
          <w:jc w:val="center"/>
          <w:ins w:id="712" w:author="Swapnaneel Ghosh" w:date="2023-05-13T10:53:00Z"/>
          <w:trPrChange w:id="713" w:author="Swapnaneel Ghosh" w:date="2023-05-13T10:55:00Z">
            <w:trPr>
              <w:trHeight w:val="1044"/>
            </w:trPr>
          </w:trPrChange>
        </w:trPr>
        <w:tc>
          <w:tcPr>
            <w:tcW w:w="626" w:type="dxa"/>
            <w:tcBorders>
              <w:top w:val="nil"/>
              <w:left w:val="nil"/>
              <w:bottom w:val="nil"/>
              <w:right w:val="single" w:sz="2" w:space="0" w:color="000000"/>
            </w:tcBorders>
            <w:tcPrChange w:id="714" w:author="Swapnaneel Ghosh" w:date="2023-05-13T10:55:00Z">
              <w:tcPr>
                <w:tcW w:w="626" w:type="dxa"/>
                <w:tcBorders>
                  <w:top w:val="nil"/>
                  <w:left w:val="nil"/>
                  <w:bottom w:val="nil"/>
                  <w:right w:val="single" w:sz="2" w:space="0" w:color="000000"/>
                </w:tcBorders>
              </w:tcPr>
            </w:tcPrChange>
          </w:tcPr>
          <w:p w14:paraId="7699026E" w14:textId="77777777" w:rsidR="007D4562" w:rsidRPr="00B12C75" w:rsidRDefault="007D4562" w:rsidP="00967E71">
            <w:pPr>
              <w:ind w:left="102"/>
              <w:jc w:val="both"/>
              <w:rPr>
                <w:ins w:id="715" w:author="Swapnaneel Ghosh" w:date="2023-05-13T10:53:00Z"/>
                <w:rFonts w:cstheme="minorHAnsi"/>
                <w:sz w:val="26"/>
                <w:szCs w:val="26"/>
              </w:rPr>
            </w:pPr>
            <w:ins w:id="716" w:author="Swapnaneel Ghosh" w:date="2023-05-13T10:53:00Z">
              <w:r w:rsidRPr="00B12C75">
                <w:rPr>
                  <w:rFonts w:cstheme="minorHAnsi"/>
                  <w:sz w:val="26"/>
                  <w:szCs w:val="26"/>
                </w:rPr>
                <w:t>4.</w:t>
              </w:r>
            </w:ins>
          </w:p>
        </w:tc>
        <w:tc>
          <w:tcPr>
            <w:tcW w:w="3600" w:type="dxa"/>
            <w:tcBorders>
              <w:top w:val="single" w:sz="2" w:space="0" w:color="000000"/>
              <w:left w:val="single" w:sz="2" w:space="0" w:color="000000"/>
              <w:bottom w:val="single" w:sz="2" w:space="0" w:color="000000"/>
              <w:right w:val="single" w:sz="2" w:space="0" w:color="000000"/>
            </w:tcBorders>
            <w:tcPrChange w:id="717" w:author="Swapnaneel Ghosh" w:date="2023-05-13T10:55:00Z">
              <w:tcPr>
                <w:tcW w:w="3600" w:type="dxa"/>
                <w:tcBorders>
                  <w:top w:val="single" w:sz="2" w:space="0" w:color="000000"/>
                  <w:left w:val="single" w:sz="2" w:space="0" w:color="000000"/>
                  <w:bottom w:val="single" w:sz="2" w:space="0" w:color="000000"/>
                  <w:right w:val="single" w:sz="2" w:space="0" w:color="000000"/>
                </w:tcBorders>
              </w:tcPr>
            </w:tcPrChange>
          </w:tcPr>
          <w:p w14:paraId="66FF37E2" w14:textId="77777777" w:rsidR="007D4562" w:rsidRPr="00B12C75" w:rsidRDefault="007D4562" w:rsidP="00967E71">
            <w:pPr>
              <w:ind w:left="79"/>
              <w:jc w:val="both"/>
              <w:rPr>
                <w:ins w:id="718" w:author="Swapnaneel Ghosh" w:date="2023-05-13T10:53:00Z"/>
                <w:rFonts w:cstheme="minorHAnsi"/>
                <w:sz w:val="26"/>
                <w:szCs w:val="26"/>
              </w:rPr>
            </w:pPr>
            <w:ins w:id="719" w:author="Swapnaneel Ghosh" w:date="2023-05-13T10:53:00Z">
              <w:r w:rsidRPr="00B12C75">
                <w:rPr>
                  <w:rFonts w:cstheme="minorHAnsi"/>
                  <w:sz w:val="26"/>
                  <w:szCs w:val="26"/>
                </w:rPr>
                <w:t>Wooded land or Forested Areas</w:t>
              </w:r>
            </w:ins>
          </w:p>
          <w:p w14:paraId="680FD81A" w14:textId="77777777" w:rsidR="007D4562" w:rsidRPr="00B12C75" w:rsidRDefault="007D4562" w:rsidP="00967E71">
            <w:pPr>
              <w:spacing w:after="23"/>
              <w:ind w:left="432"/>
              <w:jc w:val="both"/>
              <w:rPr>
                <w:ins w:id="720" w:author="Swapnaneel Ghosh" w:date="2023-05-13T10:53:00Z"/>
                <w:rFonts w:cstheme="minorHAnsi"/>
                <w:sz w:val="26"/>
                <w:szCs w:val="26"/>
              </w:rPr>
            </w:pPr>
            <w:ins w:id="721" w:author="Swapnaneel Ghosh" w:date="2023-05-13T10:53:00Z">
              <w:r w:rsidRPr="00B12C75">
                <w:rPr>
                  <w:rFonts w:cstheme="minorHAnsi"/>
                  <w:sz w:val="26"/>
                  <w:szCs w:val="26"/>
                </w:rPr>
                <w:t>Open Sandy Loam</w:t>
              </w:r>
            </w:ins>
          </w:p>
          <w:p w14:paraId="42E25914" w14:textId="77777777" w:rsidR="007D4562" w:rsidRPr="00B12C75" w:rsidRDefault="007D4562" w:rsidP="00967E71">
            <w:pPr>
              <w:spacing w:after="4"/>
              <w:ind w:left="439"/>
              <w:jc w:val="both"/>
              <w:rPr>
                <w:ins w:id="722" w:author="Swapnaneel Ghosh" w:date="2023-05-13T10:53:00Z"/>
                <w:rFonts w:cstheme="minorHAnsi"/>
                <w:sz w:val="26"/>
                <w:szCs w:val="26"/>
              </w:rPr>
            </w:pPr>
            <w:ins w:id="723" w:author="Swapnaneel Ghosh" w:date="2023-05-13T10:53:00Z">
              <w:r w:rsidRPr="00B12C75">
                <w:rPr>
                  <w:rFonts w:cstheme="minorHAnsi"/>
                  <w:sz w:val="26"/>
                  <w:szCs w:val="26"/>
                </w:rPr>
                <w:t>Clay and Silt Loam</w:t>
              </w:r>
            </w:ins>
          </w:p>
          <w:p w14:paraId="008022DF" w14:textId="77777777" w:rsidR="007D4562" w:rsidRPr="00B12C75" w:rsidRDefault="007D4562" w:rsidP="00967E71">
            <w:pPr>
              <w:ind w:left="432"/>
              <w:jc w:val="both"/>
              <w:rPr>
                <w:ins w:id="724" w:author="Swapnaneel Ghosh" w:date="2023-05-13T10:53:00Z"/>
                <w:rFonts w:cstheme="minorHAnsi"/>
                <w:sz w:val="26"/>
                <w:szCs w:val="26"/>
              </w:rPr>
            </w:pPr>
            <w:ins w:id="725" w:author="Swapnaneel Ghosh" w:date="2023-05-13T10:53:00Z">
              <w:r w:rsidRPr="00B12C75">
                <w:rPr>
                  <w:rFonts w:cstheme="minorHAnsi"/>
                  <w:sz w:val="26"/>
                  <w:szCs w:val="26"/>
                </w:rPr>
                <w:t>Tight Clay</w:t>
              </w:r>
            </w:ins>
          </w:p>
        </w:tc>
        <w:tc>
          <w:tcPr>
            <w:tcW w:w="1570" w:type="dxa"/>
            <w:tcBorders>
              <w:top w:val="single" w:sz="2" w:space="0" w:color="000000"/>
              <w:left w:val="single" w:sz="2" w:space="0" w:color="000000"/>
              <w:bottom w:val="single" w:sz="2" w:space="0" w:color="000000"/>
              <w:right w:val="single" w:sz="2" w:space="0" w:color="000000"/>
            </w:tcBorders>
            <w:vAlign w:val="bottom"/>
            <w:tcPrChange w:id="726" w:author="Swapnaneel Ghosh" w:date="2023-05-13T10:55:00Z">
              <w:tcPr>
                <w:tcW w:w="1570" w:type="dxa"/>
                <w:tcBorders>
                  <w:top w:val="single" w:sz="2" w:space="0" w:color="000000"/>
                  <w:left w:val="single" w:sz="2" w:space="0" w:color="000000"/>
                  <w:bottom w:val="single" w:sz="2" w:space="0" w:color="000000"/>
                  <w:right w:val="single" w:sz="2" w:space="0" w:color="000000"/>
                </w:tcBorders>
                <w:vAlign w:val="bottom"/>
              </w:tcPr>
            </w:tcPrChange>
          </w:tcPr>
          <w:p w14:paraId="4EC666E1" w14:textId="77777777" w:rsidR="007D4562" w:rsidRPr="00B12C75" w:rsidRDefault="007D4562" w:rsidP="00967E71">
            <w:pPr>
              <w:spacing w:after="39"/>
              <w:ind w:right="120"/>
              <w:jc w:val="both"/>
              <w:rPr>
                <w:ins w:id="727" w:author="Swapnaneel Ghosh" w:date="2023-05-13T10:53:00Z"/>
                <w:rFonts w:cstheme="minorHAnsi"/>
                <w:sz w:val="26"/>
                <w:szCs w:val="26"/>
              </w:rPr>
            </w:pPr>
            <w:ins w:id="728" w:author="Swapnaneel Ghosh" w:date="2023-05-13T10:53:00Z">
              <w:r w:rsidRPr="00B12C75">
                <w:rPr>
                  <w:rFonts w:cstheme="minorHAnsi"/>
                  <w:sz w:val="26"/>
                  <w:szCs w:val="26"/>
                </w:rPr>
                <w:t>0.10</w:t>
              </w:r>
            </w:ins>
          </w:p>
          <w:p w14:paraId="2C65A37A" w14:textId="77777777" w:rsidR="007D4562" w:rsidRPr="00B12C75" w:rsidRDefault="007D4562" w:rsidP="00967E71">
            <w:pPr>
              <w:spacing w:after="39"/>
              <w:ind w:right="127"/>
              <w:jc w:val="both"/>
              <w:rPr>
                <w:ins w:id="729" w:author="Swapnaneel Ghosh" w:date="2023-05-13T10:53:00Z"/>
                <w:rFonts w:cstheme="minorHAnsi"/>
                <w:sz w:val="26"/>
                <w:szCs w:val="26"/>
              </w:rPr>
            </w:pPr>
            <w:ins w:id="730" w:author="Swapnaneel Ghosh" w:date="2023-05-13T10:53:00Z">
              <w:r w:rsidRPr="00B12C75">
                <w:rPr>
                  <w:rFonts w:cstheme="minorHAnsi"/>
                  <w:sz w:val="26"/>
                  <w:szCs w:val="26"/>
                </w:rPr>
                <w:t>0.30</w:t>
              </w:r>
            </w:ins>
          </w:p>
          <w:p w14:paraId="523D472D" w14:textId="77777777" w:rsidR="007D4562" w:rsidRPr="00B12C75" w:rsidRDefault="007D4562" w:rsidP="00967E71">
            <w:pPr>
              <w:ind w:right="133"/>
              <w:jc w:val="both"/>
              <w:rPr>
                <w:ins w:id="731" w:author="Swapnaneel Ghosh" w:date="2023-05-13T10:53:00Z"/>
                <w:rFonts w:cstheme="minorHAnsi"/>
                <w:sz w:val="26"/>
                <w:szCs w:val="26"/>
              </w:rPr>
            </w:pPr>
            <w:ins w:id="732" w:author="Swapnaneel Ghosh" w:date="2023-05-13T10:53:00Z">
              <w:r w:rsidRPr="00B12C75">
                <w:rPr>
                  <w:rFonts w:cstheme="minorHAnsi"/>
                  <w:sz w:val="26"/>
                  <w:szCs w:val="26"/>
                </w:rPr>
                <w:t>0.40</w:t>
              </w:r>
            </w:ins>
          </w:p>
        </w:tc>
        <w:tc>
          <w:tcPr>
            <w:tcW w:w="1573" w:type="dxa"/>
            <w:tcBorders>
              <w:top w:val="single" w:sz="2" w:space="0" w:color="000000"/>
              <w:left w:val="single" w:sz="2" w:space="0" w:color="000000"/>
              <w:bottom w:val="single" w:sz="2" w:space="0" w:color="000000"/>
              <w:right w:val="single" w:sz="2" w:space="0" w:color="000000"/>
            </w:tcBorders>
            <w:vAlign w:val="bottom"/>
            <w:tcPrChange w:id="733" w:author="Swapnaneel Ghosh" w:date="2023-05-13T10:55:00Z">
              <w:tcPr>
                <w:tcW w:w="1573" w:type="dxa"/>
                <w:tcBorders>
                  <w:top w:val="single" w:sz="2" w:space="0" w:color="000000"/>
                  <w:left w:val="single" w:sz="2" w:space="0" w:color="000000"/>
                  <w:bottom w:val="single" w:sz="2" w:space="0" w:color="000000"/>
                  <w:right w:val="single" w:sz="2" w:space="0" w:color="000000"/>
                </w:tcBorders>
                <w:vAlign w:val="bottom"/>
              </w:tcPr>
            </w:tcPrChange>
          </w:tcPr>
          <w:p w14:paraId="13E06A9C" w14:textId="77777777" w:rsidR="007D4562" w:rsidRPr="00B12C75" w:rsidRDefault="007D4562" w:rsidP="00967E71">
            <w:pPr>
              <w:spacing w:after="39"/>
              <w:ind w:right="157"/>
              <w:jc w:val="both"/>
              <w:rPr>
                <w:ins w:id="734" w:author="Swapnaneel Ghosh" w:date="2023-05-13T10:53:00Z"/>
                <w:rFonts w:cstheme="minorHAnsi"/>
                <w:sz w:val="26"/>
                <w:szCs w:val="26"/>
              </w:rPr>
            </w:pPr>
            <w:ins w:id="735" w:author="Swapnaneel Ghosh" w:date="2023-05-13T10:53:00Z">
              <w:r w:rsidRPr="00B12C75">
                <w:rPr>
                  <w:rFonts w:cstheme="minorHAnsi"/>
                  <w:sz w:val="26"/>
                  <w:szCs w:val="26"/>
                </w:rPr>
                <w:t>0.25</w:t>
              </w:r>
            </w:ins>
          </w:p>
          <w:p w14:paraId="23668D4F" w14:textId="77777777" w:rsidR="007D4562" w:rsidRPr="00B12C75" w:rsidRDefault="007D4562" w:rsidP="00967E71">
            <w:pPr>
              <w:spacing w:after="39"/>
              <w:ind w:right="164"/>
              <w:jc w:val="both"/>
              <w:rPr>
                <w:ins w:id="736" w:author="Swapnaneel Ghosh" w:date="2023-05-13T10:53:00Z"/>
                <w:rFonts w:cstheme="minorHAnsi"/>
                <w:sz w:val="26"/>
                <w:szCs w:val="26"/>
              </w:rPr>
            </w:pPr>
            <w:ins w:id="737" w:author="Swapnaneel Ghosh" w:date="2023-05-13T10:53:00Z">
              <w:r w:rsidRPr="00B12C75">
                <w:rPr>
                  <w:rFonts w:cstheme="minorHAnsi"/>
                  <w:sz w:val="26"/>
                  <w:szCs w:val="26"/>
                </w:rPr>
                <w:t>0.35</w:t>
              </w:r>
            </w:ins>
          </w:p>
          <w:p w14:paraId="3047D0BD" w14:textId="77777777" w:rsidR="007D4562" w:rsidRPr="00B12C75" w:rsidRDefault="007D4562" w:rsidP="00967E71">
            <w:pPr>
              <w:ind w:right="170"/>
              <w:jc w:val="both"/>
              <w:rPr>
                <w:ins w:id="738" w:author="Swapnaneel Ghosh" w:date="2023-05-13T10:53:00Z"/>
                <w:rFonts w:cstheme="minorHAnsi"/>
                <w:sz w:val="26"/>
                <w:szCs w:val="26"/>
              </w:rPr>
            </w:pPr>
            <w:ins w:id="739" w:author="Swapnaneel Ghosh" w:date="2023-05-13T10:53:00Z">
              <w:r w:rsidRPr="00B12C75">
                <w:rPr>
                  <w:rFonts w:cstheme="minorHAnsi"/>
                  <w:sz w:val="26"/>
                  <w:szCs w:val="26"/>
                </w:rPr>
                <w:t>0.50</w:t>
              </w:r>
            </w:ins>
          </w:p>
        </w:tc>
        <w:tc>
          <w:tcPr>
            <w:tcW w:w="1457" w:type="dxa"/>
            <w:tcBorders>
              <w:top w:val="single" w:sz="2" w:space="0" w:color="000000"/>
              <w:left w:val="single" w:sz="2" w:space="0" w:color="000000"/>
              <w:bottom w:val="nil"/>
              <w:right w:val="nil"/>
            </w:tcBorders>
            <w:vAlign w:val="bottom"/>
            <w:tcPrChange w:id="740" w:author="Swapnaneel Ghosh" w:date="2023-05-13T10:55:00Z">
              <w:tcPr>
                <w:tcW w:w="1457" w:type="dxa"/>
                <w:tcBorders>
                  <w:top w:val="single" w:sz="2" w:space="0" w:color="000000"/>
                  <w:left w:val="single" w:sz="2" w:space="0" w:color="000000"/>
                  <w:bottom w:val="nil"/>
                  <w:right w:val="nil"/>
                </w:tcBorders>
                <w:vAlign w:val="bottom"/>
              </w:tcPr>
            </w:tcPrChange>
          </w:tcPr>
          <w:p w14:paraId="4E1FAF9C" w14:textId="77777777" w:rsidR="007D4562" w:rsidRPr="00B12C75" w:rsidRDefault="007D4562" w:rsidP="00967E71">
            <w:pPr>
              <w:spacing w:after="39"/>
              <w:ind w:right="107"/>
              <w:jc w:val="both"/>
              <w:rPr>
                <w:ins w:id="741" w:author="Swapnaneel Ghosh" w:date="2023-05-13T10:53:00Z"/>
                <w:rFonts w:cstheme="minorHAnsi"/>
                <w:sz w:val="26"/>
                <w:szCs w:val="26"/>
              </w:rPr>
            </w:pPr>
            <w:ins w:id="742" w:author="Swapnaneel Ghosh" w:date="2023-05-13T10:53:00Z">
              <w:r w:rsidRPr="00B12C75">
                <w:rPr>
                  <w:rFonts w:cstheme="minorHAnsi"/>
                  <w:sz w:val="26"/>
                  <w:szCs w:val="26"/>
                </w:rPr>
                <w:t>0.30</w:t>
              </w:r>
            </w:ins>
          </w:p>
          <w:p w14:paraId="30A0E26B" w14:textId="77777777" w:rsidR="007D4562" w:rsidRPr="00B12C75" w:rsidRDefault="007D4562" w:rsidP="00967E71">
            <w:pPr>
              <w:spacing w:after="39"/>
              <w:ind w:right="120"/>
              <w:jc w:val="both"/>
              <w:rPr>
                <w:ins w:id="743" w:author="Swapnaneel Ghosh" w:date="2023-05-13T10:53:00Z"/>
                <w:rFonts w:cstheme="minorHAnsi"/>
                <w:sz w:val="26"/>
                <w:szCs w:val="26"/>
              </w:rPr>
            </w:pPr>
            <w:ins w:id="744" w:author="Swapnaneel Ghosh" w:date="2023-05-13T10:53:00Z">
              <w:r w:rsidRPr="00B12C75">
                <w:rPr>
                  <w:rFonts w:cstheme="minorHAnsi"/>
                  <w:sz w:val="26"/>
                  <w:szCs w:val="26"/>
                </w:rPr>
                <w:t>0.50</w:t>
              </w:r>
            </w:ins>
          </w:p>
          <w:p w14:paraId="271AE82E" w14:textId="77777777" w:rsidR="007D4562" w:rsidRPr="00B12C75" w:rsidRDefault="007D4562" w:rsidP="00967E71">
            <w:pPr>
              <w:ind w:right="127"/>
              <w:jc w:val="both"/>
              <w:rPr>
                <w:ins w:id="745" w:author="Swapnaneel Ghosh" w:date="2023-05-13T10:53:00Z"/>
                <w:rFonts w:cstheme="minorHAnsi"/>
                <w:sz w:val="26"/>
                <w:szCs w:val="26"/>
              </w:rPr>
            </w:pPr>
            <w:ins w:id="746" w:author="Swapnaneel Ghosh" w:date="2023-05-13T10:53:00Z">
              <w:r w:rsidRPr="00B12C75">
                <w:rPr>
                  <w:rFonts w:cstheme="minorHAnsi"/>
                  <w:sz w:val="26"/>
                  <w:szCs w:val="26"/>
                </w:rPr>
                <w:t>0.60</w:t>
              </w:r>
            </w:ins>
          </w:p>
        </w:tc>
      </w:tr>
    </w:tbl>
    <w:p w14:paraId="23C5140C" w14:textId="77777777" w:rsidR="00E04B98" w:rsidRDefault="00E04B98" w:rsidP="007D4562">
      <w:pPr>
        <w:jc w:val="center"/>
        <w:rPr>
          <w:ins w:id="747" w:author="Swapnaneel Ghosh" w:date="2023-05-13T10:57:00Z"/>
          <w:rFonts w:cstheme="minorHAnsi"/>
          <w:sz w:val="26"/>
          <w:szCs w:val="26"/>
        </w:rPr>
      </w:pPr>
    </w:p>
    <w:p w14:paraId="19697A9B" w14:textId="77777777" w:rsidR="00E04B98" w:rsidRDefault="00E04B98" w:rsidP="007D4562">
      <w:pPr>
        <w:jc w:val="center"/>
        <w:rPr>
          <w:ins w:id="748" w:author="Swapnaneel Ghosh" w:date="2023-05-13T10:57:00Z"/>
          <w:rFonts w:cstheme="minorHAnsi"/>
          <w:sz w:val="26"/>
          <w:szCs w:val="26"/>
        </w:rPr>
      </w:pPr>
    </w:p>
    <w:p w14:paraId="5B40087A" w14:textId="77777777" w:rsidR="00E04B98" w:rsidRPr="007D4562" w:rsidRDefault="00E04B98">
      <w:pPr>
        <w:jc w:val="center"/>
        <w:rPr>
          <w:ins w:id="749" w:author="Swapnaneel Ghosh" w:date="2023-05-13T10:49:00Z"/>
          <w:rFonts w:cstheme="minorHAnsi"/>
          <w:sz w:val="26"/>
          <w:szCs w:val="26"/>
          <w:rPrChange w:id="750" w:author="Swapnaneel Ghosh" w:date="2023-05-13T10:53:00Z">
            <w:rPr>
              <w:ins w:id="751" w:author="Swapnaneel Ghosh" w:date="2023-05-13T10:49:00Z"/>
              <w:rFonts w:cstheme="minorHAnsi"/>
              <w:color w:val="FF0000"/>
              <w:sz w:val="26"/>
              <w:szCs w:val="26"/>
            </w:rPr>
          </w:rPrChange>
        </w:rPr>
        <w:pPrChange w:id="752" w:author="Swapnaneel Ghosh" w:date="2023-05-13T10:53:00Z">
          <w:pPr>
            <w:jc w:val="both"/>
          </w:pPr>
        </w:pPrChange>
      </w:pPr>
    </w:p>
    <w:p w14:paraId="110B324B" w14:textId="79C501E2" w:rsidR="000E7E54" w:rsidRPr="00B12C75" w:rsidRDefault="000E7E54" w:rsidP="000E7E54">
      <w:pPr>
        <w:jc w:val="both"/>
        <w:rPr>
          <w:ins w:id="753" w:author="Swapnaneel Ghosh" w:date="2023-05-13T10:57:00Z"/>
          <w:rFonts w:cstheme="minorHAnsi"/>
          <w:b/>
          <w:sz w:val="26"/>
          <w:szCs w:val="26"/>
        </w:rPr>
      </w:pPr>
      <w:ins w:id="754" w:author="Swapnaneel Ghosh" w:date="2023-05-13T10:57:00Z">
        <w:r>
          <w:rPr>
            <w:rFonts w:cstheme="minorHAnsi"/>
            <w:b/>
            <w:sz w:val="26"/>
            <w:szCs w:val="26"/>
          </w:rPr>
          <w:t>3</w:t>
        </w:r>
        <w:r w:rsidRPr="00B12C75">
          <w:rPr>
            <w:rFonts w:cstheme="minorHAnsi"/>
            <w:b/>
            <w:sz w:val="26"/>
            <w:szCs w:val="26"/>
          </w:rPr>
          <w:t>.6.</w:t>
        </w:r>
        <w:r>
          <w:rPr>
            <w:rFonts w:cstheme="minorHAnsi"/>
            <w:b/>
            <w:sz w:val="26"/>
            <w:szCs w:val="26"/>
          </w:rPr>
          <w:t>2</w:t>
        </w:r>
      </w:ins>
      <w:ins w:id="755" w:author="Swapnaneel Ghosh" w:date="2023-05-13T11:03:00Z">
        <w:r w:rsidR="002627AB">
          <w:rPr>
            <w:rFonts w:cstheme="minorHAnsi"/>
            <w:b/>
            <w:sz w:val="26"/>
            <w:szCs w:val="26"/>
          </w:rPr>
          <w:tab/>
        </w:r>
      </w:ins>
      <w:ins w:id="756" w:author="Swapnaneel Ghosh" w:date="2023-05-13T10:57:00Z">
        <w:r w:rsidRPr="00B12C75">
          <w:rPr>
            <w:rFonts w:cstheme="minorHAnsi"/>
            <w:b/>
            <w:sz w:val="26"/>
            <w:szCs w:val="26"/>
          </w:rPr>
          <w:t>Computing Runoff by Using Infiltration Capacity Curve (LC. Curve)</w:t>
        </w:r>
      </w:ins>
    </w:p>
    <w:p w14:paraId="759520F0" w14:textId="5AA72DE5" w:rsidR="000E7E54" w:rsidRDefault="000E7E54" w:rsidP="00B57F51">
      <w:pPr>
        <w:ind w:left="720"/>
        <w:jc w:val="both"/>
        <w:rPr>
          <w:ins w:id="757" w:author="Swapnaneel Ghosh" w:date="2023-05-13T11:02:00Z"/>
          <w:rFonts w:cstheme="minorHAnsi"/>
          <w:sz w:val="26"/>
          <w:szCs w:val="26"/>
        </w:rPr>
      </w:pPr>
      <w:ins w:id="758" w:author="Swapnaneel Ghosh" w:date="2023-05-13T10:57:00Z">
        <w:r w:rsidRPr="00B12C75">
          <w:rPr>
            <w:rFonts w:cstheme="minorHAnsi"/>
            <w:sz w:val="26"/>
            <w:szCs w:val="26"/>
          </w:rPr>
          <w:t xml:space="preserve">The infiltration capacity curve is a plot of the infiltration capacity against time. If the I.C. curve is superimposed on the </w:t>
        </w:r>
        <w:r w:rsidRPr="00B12C75">
          <w:rPr>
            <w:rFonts w:cstheme="minorHAnsi"/>
            <w:b/>
            <w:bCs/>
            <w:sz w:val="26"/>
            <w:szCs w:val="26"/>
          </w:rPr>
          <w:t xml:space="preserve">rainfall hyetograph </w:t>
        </w:r>
        <w:r w:rsidRPr="00B12C75">
          <w:rPr>
            <w:rFonts w:cstheme="minorHAnsi"/>
            <w:sz w:val="26"/>
            <w:szCs w:val="26"/>
          </w:rPr>
          <w:t xml:space="preserve">the resultant amount will represent nothing but the runoff, as shown in Fig. </w:t>
        </w:r>
      </w:ins>
      <w:ins w:id="759" w:author="Swapnaneel Ghosh" w:date="2023-05-13T10:58:00Z">
        <w:r w:rsidR="00CB3F39">
          <w:rPr>
            <w:rFonts w:cstheme="minorHAnsi"/>
            <w:sz w:val="26"/>
            <w:szCs w:val="26"/>
          </w:rPr>
          <w:t>3.6.2</w:t>
        </w:r>
      </w:ins>
      <w:ins w:id="760" w:author="Swapnaneel Ghosh" w:date="2023-05-13T10:57:00Z">
        <w:r w:rsidRPr="00B12C75">
          <w:rPr>
            <w:rFonts w:cstheme="minorHAnsi"/>
            <w:sz w:val="26"/>
            <w:szCs w:val="26"/>
          </w:rPr>
          <w:t>.</w:t>
        </w:r>
      </w:ins>
    </w:p>
    <w:p w14:paraId="5576B7EB" w14:textId="77777777" w:rsidR="00AB19B2" w:rsidRDefault="00AB19B2" w:rsidP="00B57F51">
      <w:pPr>
        <w:ind w:left="720"/>
        <w:jc w:val="both"/>
        <w:rPr>
          <w:ins w:id="761" w:author="Swapnaneel Ghosh" w:date="2023-05-13T10:58:00Z"/>
          <w:rFonts w:cstheme="minorHAnsi"/>
          <w:sz w:val="26"/>
          <w:szCs w:val="26"/>
        </w:rPr>
      </w:pPr>
    </w:p>
    <w:p w14:paraId="211FFF67" w14:textId="295702B4" w:rsidR="00E04B98" w:rsidRPr="00AB19B2" w:rsidRDefault="00AB19B2">
      <w:pPr>
        <w:jc w:val="center"/>
        <w:rPr>
          <w:ins w:id="762" w:author="Swapnaneel Ghosh" w:date="2023-05-13T10:57:00Z"/>
          <w:rFonts w:cstheme="minorHAnsi"/>
          <w:sz w:val="26"/>
          <w:szCs w:val="26"/>
          <w:rPrChange w:id="763" w:author="Swapnaneel Ghosh" w:date="2023-05-13T10:58:00Z">
            <w:rPr>
              <w:ins w:id="764" w:author="Swapnaneel Ghosh" w:date="2023-05-13T10:57:00Z"/>
              <w:rFonts w:cstheme="minorHAnsi"/>
              <w:i/>
              <w:iCs/>
              <w:sz w:val="26"/>
              <w:szCs w:val="26"/>
            </w:rPr>
          </w:rPrChange>
        </w:rPr>
        <w:pPrChange w:id="765" w:author="Swapnaneel Ghosh" w:date="2023-05-13T11:02:00Z">
          <w:pPr>
            <w:jc w:val="both"/>
          </w:pPr>
        </w:pPrChange>
      </w:pPr>
      <w:ins w:id="766" w:author="Swapnaneel Ghosh" w:date="2023-05-13T11:02:00Z">
        <w:r>
          <w:rPr>
            <w:rFonts w:cstheme="minorHAnsi"/>
            <w:noProof/>
            <w:sz w:val="26"/>
            <w:szCs w:val="26"/>
          </w:rPr>
          <w:drawing>
            <wp:inline distT="0" distB="0" distL="0" distR="0" wp14:anchorId="0A0F8704" wp14:editId="1AF6AC0D">
              <wp:extent cx="4466749" cy="2804160"/>
              <wp:effectExtent l="0" t="0" r="0" b="0"/>
              <wp:docPr id="398570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0320" name="Picture 398570320"/>
                      <pic:cNvPicPr/>
                    </pic:nvPicPr>
                    <pic:blipFill>
                      <a:blip r:embed="rId15">
                        <a:extLst>
                          <a:ext uri="{28A0092B-C50C-407E-A947-70E740481C1C}">
                            <a14:useLocalDpi xmlns:a14="http://schemas.microsoft.com/office/drawing/2010/main" val="0"/>
                          </a:ext>
                        </a:extLst>
                      </a:blip>
                      <a:stretch>
                        <a:fillRect/>
                      </a:stretch>
                    </pic:blipFill>
                    <pic:spPr>
                      <a:xfrm>
                        <a:off x="0" y="0"/>
                        <a:ext cx="4501169" cy="2825769"/>
                      </a:xfrm>
                      <a:prstGeom prst="rect">
                        <a:avLst/>
                      </a:prstGeom>
                    </pic:spPr>
                  </pic:pic>
                </a:graphicData>
              </a:graphic>
            </wp:inline>
          </w:drawing>
        </w:r>
      </w:ins>
    </w:p>
    <w:p w14:paraId="1DE5FCAF" w14:textId="3D726D17" w:rsidR="005C4D83" w:rsidRDefault="00AB19B2" w:rsidP="00AB19B2">
      <w:pPr>
        <w:jc w:val="center"/>
        <w:rPr>
          <w:ins w:id="767" w:author="Swapnaneel Ghosh" w:date="2023-05-13T11:03:00Z"/>
          <w:rFonts w:cstheme="minorHAnsi"/>
          <w:b/>
          <w:bCs/>
          <w:sz w:val="26"/>
          <w:szCs w:val="26"/>
        </w:rPr>
      </w:pPr>
      <w:ins w:id="768" w:author="Swapnaneel Ghosh" w:date="2023-05-13T11:02:00Z">
        <w:r>
          <w:rPr>
            <w:rFonts w:cstheme="minorHAnsi"/>
            <w:b/>
            <w:bCs/>
            <w:sz w:val="26"/>
            <w:szCs w:val="26"/>
          </w:rPr>
          <w:t>Fig. 3.6.2</w:t>
        </w:r>
      </w:ins>
    </w:p>
    <w:p w14:paraId="08D10163" w14:textId="2D22F2B4" w:rsidR="004578F5" w:rsidRDefault="004578F5" w:rsidP="004578F5">
      <w:pPr>
        <w:ind w:left="720"/>
        <w:jc w:val="both"/>
        <w:rPr>
          <w:ins w:id="769" w:author="Swapnaneel Ghosh" w:date="2023-05-13T11:04:00Z"/>
          <w:rFonts w:cstheme="minorHAnsi"/>
          <w:sz w:val="26"/>
          <w:szCs w:val="26"/>
        </w:rPr>
      </w:pPr>
      <w:ins w:id="770" w:author="Swapnaneel Ghosh" w:date="2023-05-13T11:03:00Z">
        <w:r w:rsidRPr="004578F5">
          <w:rPr>
            <w:rFonts w:cstheme="minorHAnsi"/>
            <w:sz w:val="26"/>
            <w:szCs w:val="26"/>
            <w:rPrChange w:id="771" w:author="Swapnaneel Ghosh" w:date="2023-05-13T11:04:00Z">
              <w:rPr>
                <w:rFonts w:cstheme="minorHAnsi"/>
                <w:color w:val="2F5496" w:themeColor="accent1" w:themeShade="BF"/>
                <w:sz w:val="26"/>
                <w:szCs w:val="26"/>
              </w:rPr>
            </w:rPrChange>
          </w:rPr>
          <w:t>The above method can be used very easily if the rainfall rate never falls below the infiltration capacity rate. But natural rains of varying intensities, sometimes below and sometimes above the prevailing infiltration capacity, results in a distortion of the capacity time curve. It is generally assumed that the infiltration capacity at any time is determined by the mass infiltration, which has occurred up to that time. Thus, if a rain begins at low rates, and the rainfall during the first hour is two-third of the infiltration in one hour, the capacity rate at the end of the hour will be taken as the capacity that would have prevailed at t = 2/3 hr and not at t = 1 hr.</w:t>
        </w:r>
      </w:ins>
    </w:p>
    <w:p w14:paraId="47160F0A" w14:textId="77777777" w:rsidR="004578F5" w:rsidRDefault="004578F5" w:rsidP="004578F5">
      <w:pPr>
        <w:ind w:left="720"/>
        <w:jc w:val="both"/>
        <w:rPr>
          <w:ins w:id="772" w:author="Swapnaneel Ghosh" w:date="2023-05-13T11:04:00Z"/>
          <w:rFonts w:cstheme="minorHAnsi"/>
          <w:sz w:val="26"/>
          <w:szCs w:val="26"/>
        </w:rPr>
      </w:pPr>
    </w:p>
    <w:p w14:paraId="3349B378" w14:textId="0B8CFDE0" w:rsidR="004578F5" w:rsidRPr="00B12C75" w:rsidRDefault="004578F5" w:rsidP="004578F5">
      <w:pPr>
        <w:jc w:val="both"/>
        <w:rPr>
          <w:ins w:id="773" w:author="Swapnaneel Ghosh" w:date="2023-05-13T11:05:00Z"/>
          <w:rFonts w:cstheme="minorHAnsi"/>
          <w:b/>
          <w:sz w:val="26"/>
          <w:szCs w:val="26"/>
        </w:rPr>
      </w:pPr>
      <w:ins w:id="774" w:author="Swapnaneel Ghosh" w:date="2023-05-13T11:05:00Z">
        <w:r>
          <w:rPr>
            <w:rFonts w:cstheme="minorHAnsi"/>
            <w:b/>
            <w:sz w:val="26"/>
            <w:szCs w:val="26"/>
          </w:rPr>
          <w:t>3.6</w:t>
        </w:r>
        <w:r w:rsidRPr="00B12C75">
          <w:rPr>
            <w:rFonts w:cstheme="minorHAnsi"/>
            <w:b/>
            <w:sz w:val="26"/>
            <w:szCs w:val="26"/>
          </w:rPr>
          <w:t>.</w:t>
        </w:r>
        <w:r>
          <w:rPr>
            <w:rFonts w:cstheme="minorHAnsi"/>
            <w:b/>
            <w:sz w:val="26"/>
            <w:szCs w:val="26"/>
          </w:rPr>
          <w:t>3</w:t>
        </w:r>
        <w:r>
          <w:rPr>
            <w:rFonts w:cstheme="minorHAnsi"/>
            <w:b/>
            <w:sz w:val="26"/>
            <w:szCs w:val="26"/>
          </w:rPr>
          <w:tab/>
        </w:r>
        <w:r w:rsidRPr="00B12C75">
          <w:rPr>
            <w:rFonts w:cstheme="minorHAnsi"/>
            <w:b/>
            <w:sz w:val="26"/>
            <w:szCs w:val="26"/>
          </w:rPr>
          <w:t>Computing Runoff Depth by Using Infiltration Indices</w:t>
        </w:r>
      </w:ins>
    </w:p>
    <w:p w14:paraId="2D76CBF3" w14:textId="76011845" w:rsidR="004578F5" w:rsidRPr="00B12C75" w:rsidRDefault="004578F5">
      <w:pPr>
        <w:ind w:left="720"/>
        <w:jc w:val="both"/>
        <w:rPr>
          <w:ins w:id="775" w:author="Swapnaneel Ghosh" w:date="2023-05-13T11:05:00Z"/>
          <w:rFonts w:cstheme="minorHAnsi"/>
          <w:sz w:val="26"/>
          <w:szCs w:val="26"/>
        </w:rPr>
        <w:pPrChange w:id="776" w:author="Swapnaneel Ghosh" w:date="2023-05-13T11:06:00Z">
          <w:pPr>
            <w:jc w:val="both"/>
          </w:pPr>
        </w:pPrChange>
      </w:pPr>
      <w:ins w:id="777" w:author="Swapnaneel Ghosh" w:date="2023-05-13T11:05:00Z">
        <w:r w:rsidRPr="00B12C75">
          <w:rPr>
            <w:rFonts w:cstheme="minorHAnsi"/>
            <w:sz w:val="26"/>
            <w:szCs w:val="26"/>
          </w:rPr>
          <w:t xml:space="preserve">The runoff depth resulting from some known rainfall can be computed by using the already known or assumed value of infiltration index (i.e., </w:t>
        </w:r>
        <w:r w:rsidRPr="00B12C75">
          <w:rPr>
            <w:rFonts w:cstheme="minorHAnsi"/>
            <w:i/>
            <w:color w:val="202122"/>
            <w:sz w:val="26"/>
            <w:szCs w:val="26"/>
            <w:shd w:val="clear" w:color="auto" w:fill="FFFFFF"/>
          </w:rPr>
          <w:t>ϕ</w:t>
        </w:r>
        <w:r w:rsidRPr="00B12C75">
          <w:rPr>
            <w:rFonts w:cstheme="minorHAnsi"/>
            <w:i/>
            <w:color w:val="202122"/>
            <w:sz w:val="26"/>
            <w:szCs w:val="26"/>
            <w:shd w:val="clear" w:color="auto" w:fill="FFFFFF"/>
            <w:vertAlign w:val="subscript"/>
          </w:rPr>
          <w:t>index</w:t>
        </w:r>
      </w:ins>
      <w:ins w:id="778" w:author="Swapnaneel Ghosh" w:date="2023-05-13T11:06:00Z">
        <w:r w:rsidR="005C19F0">
          <w:rPr>
            <w:rFonts w:cstheme="minorHAnsi"/>
            <w:i/>
            <w:color w:val="202122"/>
            <w:sz w:val="26"/>
            <w:szCs w:val="26"/>
            <w:shd w:val="clear" w:color="auto" w:fill="FFFFFF"/>
            <w:vertAlign w:val="subscript"/>
          </w:rPr>
          <w:t xml:space="preserve"> </w:t>
        </w:r>
      </w:ins>
      <w:ins w:id="779" w:author="Swapnaneel Ghosh" w:date="2023-05-13T11:05:00Z">
        <w:r w:rsidRPr="00B12C75">
          <w:rPr>
            <w:rFonts w:cstheme="minorHAnsi"/>
            <w:i/>
            <w:sz w:val="26"/>
            <w:szCs w:val="26"/>
          </w:rPr>
          <w:t>or W</w:t>
        </w:r>
        <w:r w:rsidRPr="00B12C75">
          <w:rPr>
            <w:rFonts w:cstheme="minorHAnsi"/>
            <w:i/>
            <w:sz w:val="26"/>
            <w:szCs w:val="26"/>
            <w:vertAlign w:val="subscript"/>
          </w:rPr>
          <w:t>index</w:t>
        </w:r>
        <w:r w:rsidRPr="00B12C75">
          <w:rPr>
            <w:rFonts w:cstheme="minorHAnsi"/>
            <w:sz w:val="26"/>
            <w:szCs w:val="26"/>
          </w:rPr>
          <w:t xml:space="preserve">). The value of runoff coefficient K can also be determined, if the value of </w:t>
        </w:r>
        <w:r w:rsidRPr="00B12C75">
          <w:rPr>
            <w:rFonts w:cstheme="minorHAnsi"/>
            <w:i/>
            <w:sz w:val="26"/>
            <w:szCs w:val="26"/>
          </w:rPr>
          <w:t>W</w:t>
        </w:r>
        <w:r w:rsidRPr="00B12C75">
          <w:rPr>
            <w:rFonts w:cstheme="minorHAnsi"/>
            <w:i/>
            <w:sz w:val="26"/>
            <w:szCs w:val="26"/>
            <w:vertAlign w:val="subscript"/>
          </w:rPr>
          <w:t>index</w:t>
        </w:r>
        <w:r w:rsidRPr="00B12C75">
          <w:rPr>
            <w:rFonts w:cstheme="minorHAnsi"/>
            <w:sz w:val="26"/>
            <w:szCs w:val="26"/>
          </w:rPr>
          <w:t xml:space="preserve"> is known, by using the equation.</w:t>
        </w:r>
      </w:ins>
    </w:p>
    <w:p w14:paraId="417AFC73" w14:textId="758E0C30" w:rsidR="004578F5" w:rsidRPr="00912A30" w:rsidRDefault="004578F5" w:rsidP="004578F5">
      <w:pPr>
        <w:jc w:val="both"/>
        <w:rPr>
          <w:ins w:id="780" w:author="Swapnaneel Ghosh" w:date="2023-05-13T11:05:00Z"/>
          <w:rFonts w:cstheme="minorHAnsi"/>
          <w:sz w:val="26"/>
          <w:szCs w:val="26"/>
          <w:rPrChange w:id="781" w:author="Swapnaneel Ghosh" w:date="2023-05-13T11:06:00Z">
            <w:rPr>
              <w:ins w:id="782" w:author="Swapnaneel Ghosh" w:date="2023-05-13T11:05:00Z"/>
              <w:rFonts w:cstheme="minorHAnsi"/>
              <w:color w:val="FF0000"/>
              <w:sz w:val="26"/>
              <w:szCs w:val="26"/>
            </w:rPr>
          </w:rPrChange>
        </w:rPr>
      </w:pPr>
      <w:ins w:id="783" w:author="Swapnaneel Ghosh" w:date="2023-05-13T11:05:00Z">
        <w:r w:rsidRPr="00B12C75">
          <w:rPr>
            <w:rFonts w:cstheme="minorHAnsi"/>
            <w:sz w:val="26"/>
            <w:szCs w:val="26"/>
          </w:rPr>
          <w:tab/>
        </w:r>
      </w:ins>
      <m:oMath>
        <m:r>
          <w:ins w:id="784" w:author="Swapnaneel Ghosh" w:date="2023-05-13T11:05:00Z">
            <w:rPr>
              <w:rFonts w:ascii="Cambria Math" w:hAnsi="Cambria Math" w:cstheme="minorHAnsi"/>
              <w:sz w:val="26"/>
              <w:szCs w:val="26"/>
            </w:rPr>
            <m:t xml:space="preserve">K = p – </m:t>
          </w:ins>
        </m:r>
        <m:f>
          <m:fPr>
            <m:ctrlPr>
              <w:ins w:id="785" w:author="Swapnaneel Ghosh" w:date="2023-05-13T11:05:00Z">
                <w:rPr>
                  <w:rFonts w:ascii="Cambria Math" w:hAnsi="Cambria Math" w:cstheme="minorHAnsi"/>
                  <w:i/>
                  <w:sz w:val="26"/>
                  <w:szCs w:val="26"/>
                </w:rPr>
              </w:ins>
            </m:ctrlPr>
          </m:fPr>
          <m:num>
            <m:r>
              <w:ins w:id="786" w:author="Swapnaneel Ghosh" w:date="2023-05-13T11:05:00Z">
                <w:rPr>
                  <w:rFonts w:ascii="Cambria Math" w:hAnsi="Cambria Math" w:cstheme="minorHAnsi"/>
                  <w:sz w:val="26"/>
                  <w:szCs w:val="26"/>
                </w:rPr>
                <m:t>W</m:t>
              </w:ins>
            </m:r>
            <m:r>
              <w:ins w:id="787" w:author="Swapnaneel Ghosh" w:date="2023-05-13T11:05:00Z">
                <w:rPr>
                  <w:rFonts w:ascii="Cambria Math" w:hAnsi="Cambria Math" w:cstheme="minorHAnsi"/>
                  <w:sz w:val="26"/>
                  <w:szCs w:val="26"/>
                  <w:vertAlign w:val="subscript"/>
                </w:rPr>
                <m:t>index</m:t>
              </w:ins>
            </m:r>
            <m:ctrlPr>
              <w:ins w:id="788" w:author="Swapnaneel Ghosh" w:date="2023-05-13T11:05:00Z">
                <w:rPr>
                  <w:rFonts w:ascii="Cambria Math" w:hAnsi="Cambria Math" w:cstheme="minorHAnsi"/>
                  <w:i/>
                  <w:sz w:val="26"/>
                  <w:szCs w:val="26"/>
                  <w:vertAlign w:val="subscript"/>
                </w:rPr>
              </w:ins>
            </m:ctrlPr>
          </m:num>
          <m:den>
            <m:r>
              <w:ins w:id="789" w:author="Swapnaneel Ghosh" w:date="2023-05-13T11:05:00Z">
                <w:rPr>
                  <w:rFonts w:ascii="Cambria Math" w:hAnsi="Cambria Math" w:cstheme="minorHAnsi"/>
                  <w:sz w:val="26"/>
                  <w:szCs w:val="26"/>
                </w:rPr>
                <m:t>p</m:t>
              </w:ins>
            </m:r>
          </m:den>
        </m:f>
      </m:oMath>
      <w:ins w:id="790" w:author="Swapnaneel Ghosh" w:date="2023-05-13T11:05:00Z">
        <w:r w:rsidRPr="00912A30">
          <w:rPr>
            <w:rFonts w:cstheme="minorHAnsi"/>
            <w:sz w:val="26"/>
            <w:szCs w:val="26"/>
            <w:rPrChange w:id="791" w:author="Swapnaneel Ghosh" w:date="2023-05-13T11:06:00Z">
              <w:rPr>
                <w:rFonts w:cstheme="minorHAnsi"/>
                <w:color w:val="FF0000"/>
                <w:sz w:val="26"/>
                <w:szCs w:val="26"/>
              </w:rPr>
            </w:rPrChange>
          </w:rPr>
          <w:tab/>
        </w:r>
      </w:ins>
    </w:p>
    <w:p w14:paraId="26339315" w14:textId="77777777" w:rsidR="004578F5" w:rsidRPr="00912A30" w:rsidRDefault="004578F5" w:rsidP="004578F5">
      <w:pPr>
        <w:jc w:val="both"/>
        <w:rPr>
          <w:ins w:id="792" w:author="Swapnaneel Ghosh" w:date="2023-05-13T11:05:00Z"/>
          <w:rFonts w:cstheme="minorHAnsi"/>
          <w:sz w:val="26"/>
          <w:szCs w:val="26"/>
          <w:rPrChange w:id="793" w:author="Swapnaneel Ghosh" w:date="2023-05-13T11:06:00Z">
            <w:rPr>
              <w:ins w:id="794" w:author="Swapnaneel Ghosh" w:date="2023-05-13T11:05:00Z"/>
              <w:rFonts w:cstheme="minorHAnsi"/>
              <w:color w:val="FF0000"/>
              <w:sz w:val="26"/>
              <w:szCs w:val="26"/>
            </w:rPr>
          </w:rPrChange>
        </w:rPr>
      </w:pPr>
      <w:ins w:id="795" w:author="Swapnaneel Ghosh" w:date="2023-05-13T11:05:00Z">
        <w:r w:rsidRPr="00912A30">
          <w:rPr>
            <w:rFonts w:cstheme="minorHAnsi"/>
            <w:sz w:val="26"/>
            <w:szCs w:val="26"/>
            <w:rPrChange w:id="796" w:author="Swapnaneel Ghosh" w:date="2023-05-13T11:06:00Z">
              <w:rPr>
                <w:rFonts w:cstheme="minorHAnsi"/>
                <w:color w:val="FF0000"/>
                <w:sz w:val="26"/>
                <w:szCs w:val="26"/>
              </w:rPr>
            </w:rPrChange>
          </w:rPr>
          <w:tab/>
        </w:r>
        <w:r w:rsidRPr="00912A30">
          <w:rPr>
            <w:rFonts w:cstheme="minorHAnsi"/>
            <w:sz w:val="26"/>
            <w:szCs w:val="26"/>
            <w:rPrChange w:id="797" w:author="Swapnaneel Ghosh" w:date="2023-05-13T11:06:00Z">
              <w:rPr>
                <w:rFonts w:cstheme="minorHAnsi"/>
                <w:color w:val="FF0000"/>
                <w:sz w:val="26"/>
                <w:szCs w:val="26"/>
              </w:rPr>
            </w:rPrChange>
          </w:rPr>
          <w:tab/>
        </w:r>
        <w:r w:rsidRPr="00912A30">
          <w:rPr>
            <w:rFonts w:cstheme="minorHAnsi"/>
            <w:sz w:val="26"/>
            <w:szCs w:val="26"/>
            <w:rPrChange w:id="798" w:author="Swapnaneel Ghosh" w:date="2023-05-13T11:06:00Z">
              <w:rPr>
                <w:rFonts w:cstheme="minorHAnsi"/>
                <w:color w:val="FF0000"/>
                <w:sz w:val="26"/>
                <w:szCs w:val="26"/>
              </w:rPr>
            </w:rPrChange>
          </w:rPr>
          <w:tab/>
        </w:r>
        <w:r w:rsidRPr="00912A30">
          <w:rPr>
            <w:rFonts w:cstheme="minorHAnsi"/>
            <w:sz w:val="26"/>
            <w:szCs w:val="26"/>
            <w:rPrChange w:id="799" w:author="Swapnaneel Ghosh" w:date="2023-05-13T11:06:00Z">
              <w:rPr>
                <w:rFonts w:cstheme="minorHAnsi"/>
                <w:color w:val="FF0000"/>
                <w:sz w:val="26"/>
                <w:szCs w:val="26"/>
              </w:rPr>
            </w:rPrChange>
          </w:rPr>
          <w:tab/>
          <w:t>Where, p = rainfall rate.</w:t>
        </w:r>
      </w:ins>
    </w:p>
    <w:p w14:paraId="239E5529" w14:textId="77777777" w:rsidR="004578F5" w:rsidRPr="00B12C75" w:rsidRDefault="004578F5" w:rsidP="004578F5">
      <w:pPr>
        <w:jc w:val="both"/>
        <w:rPr>
          <w:ins w:id="800" w:author="Swapnaneel Ghosh" w:date="2023-05-13T11:05:00Z"/>
          <w:rFonts w:cstheme="minorHAnsi"/>
          <w:b/>
          <w:sz w:val="26"/>
          <w:szCs w:val="26"/>
        </w:rPr>
      </w:pPr>
    </w:p>
    <w:p w14:paraId="0C35D925" w14:textId="77777777" w:rsidR="004578F5" w:rsidRPr="00B12C75" w:rsidRDefault="004578F5" w:rsidP="004578F5">
      <w:pPr>
        <w:jc w:val="both"/>
        <w:rPr>
          <w:ins w:id="801" w:author="Swapnaneel Ghosh" w:date="2023-05-13T11:05:00Z"/>
          <w:rFonts w:cstheme="minorHAnsi"/>
          <w:b/>
          <w:sz w:val="26"/>
          <w:szCs w:val="26"/>
        </w:rPr>
      </w:pPr>
    </w:p>
    <w:p w14:paraId="08D80C5A" w14:textId="3FEBC9F7" w:rsidR="004578F5" w:rsidRPr="00B12C75" w:rsidRDefault="00F73A4C" w:rsidP="004578F5">
      <w:pPr>
        <w:jc w:val="both"/>
        <w:rPr>
          <w:ins w:id="802" w:author="Swapnaneel Ghosh" w:date="2023-05-13T11:05:00Z"/>
          <w:rFonts w:cstheme="minorHAnsi"/>
          <w:b/>
          <w:sz w:val="26"/>
          <w:szCs w:val="26"/>
        </w:rPr>
      </w:pPr>
      <w:ins w:id="803" w:author="Swapnaneel Ghosh" w:date="2023-05-13T11:07:00Z">
        <w:r>
          <w:rPr>
            <w:rFonts w:cstheme="minorHAnsi"/>
            <w:b/>
            <w:sz w:val="26"/>
            <w:szCs w:val="26"/>
          </w:rPr>
          <w:t>3.6.4</w:t>
        </w:r>
        <w:r>
          <w:rPr>
            <w:rFonts w:cstheme="minorHAnsi"/>
            <w:b/>
            <w:sz w:val="26"/>
            <w:szCs w:val="26"/>
          </w:rPr>
          <w:tab/>
        </w:r>
      </w:ins>
      <w:ins w:id="804" w:author="Swapnaneel Ghosh" w:date="2023-05-13T11:05:00Z">
        <w:r w:rsidR="004578F5" w:rsidRPr="00B12C75">
          <w:rPr>
            <w:rFonts w:cstheme="minorHAnsi"/>
            <w:b/>
            <w:sz w:val="26"/>
            <w:szCs w:val="26"/>
          </w:rPr>
          <w:t>Computing Runoff Hydrograph by Using Unit Hydrograph Theory</w:t>
        </w:r>
      </w:ins>
    </w:p>
    <w:p w14:paraId="635E9D1A" w14:textId="2E97727E" w:rsidR="004578F5" w:rsidRPr="00B12C75" w:rsidRDefault="004578F5">
      <w:pPr>
        <w:ind w:left="720"/>
        <w:jc w:val="both"/>
        <w:rPr>
          <w:ins w:id="805" w:author="Swapnaneel Ghosh" w:date="2023-05-13T11:05:00Z"/>
          <w:rFonts w:cstheme="minorHAnsi"/>
          <w:sz w:val="26"/>
          <w:szCs w:val="26"/>
        </w:rPr>
        <w:pPrChange w:id="806" w:author="Swapnaneel Ghosh" w:date="2023-05-13T11:07:00Z">
          <w:pPr>
            <w:jc w:val="both"/>
          </w:pPr>
        </w:pPrChange>
      </w:pPr>
      <w:ins w:id="807" w:author="Swapnaneel Ghosh" w:date="2023-05-13T11:05:00Z">
        <w:r w:rsidRPr="00B12C75">
          <w:rPr>
            <w:rFonts w:cstheme="minorHAnsi"/>
            <w:sz w:val="26"/>
            <w:szCs w:val="26"/>
          </w:rPr>
          <w:t xml:space="preserve">So far, we have discussed the methods, which help us in computing single value of runoff, resulting from a given rain value, However, unit hydrograph theory helps us in computing the entire </w:t>
        </w:r>
        <w:r w:rsidRPr="00B12C75">
          <w:rPr>
            <w:rFonts w:cstheme="minorHAnsi"/>
            <w:b/>
            <w:bCs/>
            <w:sz w:val="26"/>
            <w:szCs w:val="26"/>
          </w:rPr>
          <w:t>hydrograph</w:t>
        </w:r>
      </w:ins>
      <w:ins w:id="808" w:author="Swapnaneel Ghosh" w:date="2023-05-13T11:12:00Z">
        <w:r w:rsidR="00BB31ED">
          <w:rPr>
            <w:rFonts w:cstheme="minorHAnsi"/>
            <w:b/>
            <w:bCs/>
            <w:sz w:val="26"/>
            <w:szCs w:val="26"/>
          </w:rPr>
          <w:t xml:space="preserve"> </w:t>
        </w:r>
      </w:ins>
      <w:ins w:id="809" w:author="Swapnaneel Ghosh" w:date="2023-05-13T11:05:00Z">
        <w:r w:rsidRPr="00B12C75">
          <w:rPr>
            <w:rFonts w:cstheme="minorHAnsi"/>
            <w:sz w:val="26"/>
            <w:szCs w:val="26"/>
          </w:rPr>
          <w:t>of surface runoff, resulting from the given rainfall hyetograph. This important theory is discussed below in details:</w:t>
        </w:r>
      </w:ins>
    </w:p>
    <w:p w14:paraId="3FBDE86E" w14:textId="7C6C2827" w:rsidR="004578F5" w:rsidRPr="00B12C75" w:rsidRDefault="00451A11">
      <w:pPr>
        <w:ind w:left="720"/>
        <w:jc w:val="both"/>
        <w:rPr>
          <w:ins w:id="810" w:author="Swapnaneel Ghosh" w:date="2023-05-13T11:05:00Z"/>
          <w:rFonts w:cstheme="minorHAnsi"/>
          <w:sz w:val="26"/>
          <w:szCs w:val="26"/>
        </w:rPr>
        <w:pPrChange w:id="811" w:author="Swapnaneel Ghosh" w:date="2023-05-13T11:07:00Z">
          <w:pPr>
            <w:jc w:val="both"/>
          </w:pPr>
        </w:pPrChange>
      </w:pPr>
      <w:ins w:id="812" w:author="Swapnaneel Ghosh" w:date="2023-05-13T11:07:00Z">
        <w:r>
          <w:rPr>
            <w:rFonts w:cstheme="minorHAnsi"/>
            <w:b/>
            <w:sz w:val="26"/>
            <w:szCs w:val="26"/>
          </w:rPr>
          <w:t>3.6.4</w:t>
        </w:r>
      </w:ins>
      <w:ins w:id="813" w:author="Swapnaneel Ghosh" w:date="2023-05-13T11:05:00Z">
        <w:r w:rsidR="004578F5" w:rsidRPr="00B12C75">
          <w:rPr>
            <w:rFonts w:cstheme="minorHAnsi"/>
            <w:b/>
            <w:sz w:val="26"/>
            <w:szCs w:val="26"/>
          </w:rPr>
          <w:t>.1. Unit Hydrograph Theory.</w:t>
        </w:r>
        <w:r w:rsidR="004578F5" w:rsidRPr="00B12C75">
          <w:rPr>
            <w:rFonts w:cstheme="minorHAnsi"/>
            <w:sz w:val="26"/>
            <w:szCs w:val="26"/>
          </w:rPr>
          <w:t xml:space="preserve"> The concept of a unit hydrograph (U.H.), initially called a unit graph, was propounded by Mr. L.K. Sherman in 1932, and provides a very versatile tool for determining the hydrograph of surface runoff resulting from any given amount of d. The method involves the preparation of standard unit hydrographs caused by rainfalls of specified durations, such as 4 hours, 6 hours, 12 hours, etc. This standard T-hour unit hydrograph containing one cm of excess rain is used to work out the hydrograph caused by any other rain of the same duration and containing any other amount of excess rain.</w:t>
        </w:r>
      </w:ins>
    </w:p>
    <w:p w14:paraId="738A92B5" w14:textId="36AE2A91" w:rsidR="004578F5" w:rsidRPr="00B12C75" w:rsidRDefault="004578F5">
      <w:pPr>
        <w:ind w:left="720"/>
        <w:jc w:val="both"/>
        <w:rPr>
          <w:ins w:id="814" w:author="Swapnaneel Ghosh" w:date="2023-05-13T11:05:00Z"/>
          <w:rFonts w:cstheme="minorHAnsi"/>
          <w:i/>
          <w:iCs/>
          <w:sz w:val="26"/>
          <w:szCs w:val="26"/>
        </w:rPr>
        <w:pPrChange w:id="815" w:author="Swapnaneel Ghosh" w:date="2023-05-13T11:07:00Z">
          <w:pPr>
            <w:jc w:val="both"/>
          </w:pPr>
        </w:pPrChange>
      </w:pPr>
      <w:ins w:id="816" w:author="Swapnaneel Ghosh" w:date="2023-05-13T11:05:00Z">
        <w:r w:rsidRPr="00B12C75">
          <w:rPr>
            <w:rFonts w:cstheme="minorHAnsi"/>
            <w:sz w:val="26"/>
            <w:szCs w:val="26"/>
          </w:rPr>
          <w:t xml:space="preserve">A </w:t>
        </w:r>
        <w:r w:rsidRPr="00B12C75">
          <w:rPr>
            <w:rFonts w:cstheme="minorHAnsi"/>
            <w:b/>
            <w:sz w:val="26"/>
            <w:szCs w:val="26"/>
          </w:rPr>
          <w:t>T-hour unit hydrograph</w:t>
        </w:r>
        <w:r w:rsidRPr="00B12C75">
          <w:rPr>
            <w:rFonts w:cstheme="minorHAnsi"/>
            <w:sz w:val="26"/>
            <w:szCs w:val="26"/>
          </w:rPr>
          <w:t xml:space="preserve"> is thus defined as the hydrograph of runoff produced by an intense excess rainfall of 1 cm occurring uniformly over the entire drainage basin and at a uniform rate for the short-specified duration of T hour. Since the rainfall excess is nothing but surface runoff, the volume of water contained in the </w:t>
        </w:r>
        <w:r w:rsidRPr="00B12C75">
          <w:rPr>
            <w:rFonts w:cstheme="minorHAnsi"/>
            <w:b/>
            <w:bCs/>
            <w:sz w:val="26"/>
            <w:szCs w:val="26"/>
          </w:rPr>
          <w:t>unit hydrograph</w:t>
        </w:r>
      </w:ins>
      <w:ins w:id="817" w:author="Swapnaneel Ghosh" w:date="2023-05-13T11:12:00Z">
        <w:r w:rsidR="00252986">
          <w:rPr>
            <w:rFonts w:cstheme="minorHAnsi"/>
            <w:b/>
            <w:bCs/>
            <w:sz w:val="26"/>
            <w:szCs w:val="26"/>
          </w:rPr>
          <w:t xml:space="preserve"> </w:t>
        </w:r>
      </w:ins>
      <w:ins w:id="818" w:author="Swapnaneel Ghosh" w:date="2023-05-13T11:05:00Z">
        <w:r w:rsidRPr="00B12C75">
          <w:rPr>
            <w:rFonts w:cstheme="minorHAnsi"/>
            <w:sz w:val="26"/>
            <w:szCs w:val="26"/>
          </w:rPr>
          <w:t>shall be equal to 1 cm depth over the basin area.</w:t>
        </w:r>
      </w:ins>
    </w:p>
    <w:p w14:paraId="262B2649" w14:textId="2966B9EF" w:rsidR="004578F5" w:rsidRPr="00B12C75" w:rsidRDefault="004578F5">
      <w:pPr>
        <w:ind w:left="720" w:firstLine="60"/>
        <w:jc w:val="both"/>
        <w:rPr>
          <w:ins w:id="819" w:author="Swapnaneel Ghosh" w:date="2023-05-13T11:05:00Z"/>
          <w:rFonts w:cstheme="minorHAnsi"/>
          <w:sz w:val="26"/>
          <w:szCs w:val="26"/>
        </w:rPr>
        <w:pPrChange w:id="820" w:author="Swapnaneel Ghosh" w:date="2023-05-13T11:07:00Z">
          <w:pPr>
            <w:jc w:val="both"/>
          </w:pPr>
        </w:pPrChange>
      </w:pPr>
      <w:ins w:id="821" w:author="Swapnaneel Ghosh" w:date="2023-05-13T11:05:00Z">
        <w:r w:rsidRPr="00B12C75">
          <w:rPr>
            <w:rFonts w:cstheme="minorHAnsi"/>
            <w:sz w:val="26"/>
            <w:szCs w:val="26"/>
          </w:rPr>
          <w:t>The specified duration of T hour was termed by Mr. Sherman as the unit duration, and the storm of this duration was called the unit storm.</w:t>
        </w:r>
      </w:ins>
    </w:p>
    <w:p w14:paraId="60689429" w14:textId="71AC9E65" w:rsidR="004578F5" w:rsidRPr="00B12C75" w:rsidRDefault="004578F5">
      <w:pPr>
        <w:ind w:left="720" w:firstLine="60"/>
        <w:jc w:val="both"/>
        <w:rPr>
          <w:ins w:id="822" w:author="Swapnaneel Ghosh" w:date="2023-05-13T11:05:00Z"/>
          <w:rFonts w:cstheme="minorHAnsi"/>
          <w:sz w:val="26"/>
          <w:szCs w:val="26"/>
        </w:rPr>
        <w:pPrChange w:id="823" w:author="Swapnaneel Ghosh" w:date="2023-05-13T11:07:00Z">
          <w:pPr>
            <w:jc w:val="both"/>
          </w:pPr>
        </w:pPrChange>
      </w:pPr>
      <w:ins w:id="824" w:author="Swapnaneel Ghosh" w:date="2023-05-13T11:05:00Z">
        <w:r w:rsidRPr="00B12C75">
          <w:rPr>
            <w:rFonts w:cstheme="minorHAnsi"/>
            <w:sz w:val="26"/>
            <w:szCs w:val="26"/>
          </w:rPr>
          <w:t>The word "unit" in the unit graph was, thus used by its originator to stand for the unit of time, yet however, since its inception, it has often been interpreted to stand for the unit depth (1 cm or 1 inch) of excess rainfall contained in the U.H. The application of a unit hydrograph of 1 cm excess rain for the computation of the direct runoff hydrograph resulting from an excess rain of D cm, or vice versa, is based upon the following assumptions:</w:t>
        </w:r>
      </w:ins>
    </w:p>
    <w:p w14:paraId="19ACEF3C" w14:textId="0D9D6D3F" w:rsidR="004578F5" w:rsidRPr="00B12C75" w:rsidRDefault="004578F5">
      <w:pPr>
        <w:ind w:left="720"/>
        <w:jc w:val="both"/>
        <w:rPr>
          <w:ins w:id="825" w:author="Swapnaneel Ghosh" w:date="2023-05-13T11:05:00Z"/>
          <w:rFonts w:cstheme="minorHAnsi"/>
          <w:sz w:val="26"/>
          <w:szCs w:val="26"/>
        </w:rPr>
        <w:pPrChange w:id="826" w:author="Swapnaneel Ghosh" w:date="2023-05-13T11:07:00Z">
          <w:pPr>
            <w:jc w:val="both"/>
          </w:pPr>
        </w:pPrChange>
      </w:pPr>
      <w:ins w:id="827" w:author="Swapnaneel Ghosh" w:date="2023-05-13T11:05:00Z">
        <w:r w:rsidRPr="00B12C75">
          <w:rPr>
            <w:rFonts w:cstheme="minorHAnsi"/>
            <w:sz w:val="26"/>
            <w:szCs w:val="26"/>
          </w:rPr>
          <w:t xml:space="preserve">(i) </w:t>
        </w:r>
        <w:r w:rsidRPr="00B12C75">
          <w:rPr>
            <w:rFonts w:cstheme="minorHAnsi"/>
            <w:b/>
            <w:i/>
            <w:sz w:val="26"/>
            <w:szCs w:val="26"/>
          </w:rPr>
          <w:t>Time Invariance.</w:t>
        </w:r>
        <w:r w:rsidRPr="00B12C75">
          <w:rPr>
            <w:rFonts w:cstheme="minorHAnsi"/>
            <w:sz w:val="26"/>
            <w:szCs w:val="26"/>
          </w:rPr>
          <w:t xml:space="preserve"> The runoff produced from a given drainage basin due to a given </w:t>
        </w:r>
        <w:r w:rsidRPr="00B12C75">
          <w:rPr>
            <w:rFonts w:cstheme="minorHAnsi"/>
            <w:b/>
            <w:bCs/>
            <w:sz w:val="26"/>
            <w:szCs w:val="26"/>
          </w:rPr>
          <w:t>effective rainfall</w:t>
        </w:r>
        <w:r w:rsidRPr="00B12C75">
          <w:rPr>
            <w:rFonts w:cstheme="minorHAnsi"/>
            <w:sz w:val="26"/>
            <w:szCs w:val="26"/>
          </w:rPr>
          <w:t xml:space="preserve"> shall always be the same irrespective of the time of its occurrence. In other words, the runoff response of a basin to a given effective rainfall is assumed to be time invariant.</w:t>
        </w:r>
      </w:ins>
    </w:p>
    <w:p w14:paraId="1A628A0B" w14:textId="26748C23" w:rsidR="004578F5" w:rsidRPr="00B12C75" w:rsidRDefault="004578F5">
      <w:pPr>
        <w:ind w:left="720"/>
        <w:jc w:val="both"/>
        <w:rPr>
          <w:ins w:id="828" w:author="Swapnaneel Ghosh" w:date="2023-05-13T11:05:00Z"/>
          <w:rFonts w:cstheme="minorHAnsi"/>
          <w:sz w:val="26"/>
          <w:szCs w:val="26"/>
        </w:rPr>
        <w:pPrChange w:id="829" w:author="Swapnaneel Ghosh" w:date="2023-05-13T11:07:00Z">
          <w:pPr>
            <w:jc w:val="both"/>
          </w:pPr>
        </w:pPrChange>
      </w:pPr>
      <w:ins w:id="830" w:author="Swapnaneel Ghosh" w:date="2023-05-13T11:05:00Z">
        <w:r w:rsidRPr="00B12C75">
          <w:rPr>
            <w:rFonts w:cstheme="minorHAnsi"/>
            <w:sz w:val="26"/>
            <w:szCs w:val="26"/>
          </w:rPr>
          <w:t xml:space="preserve">(ii) </w:t>
        </w:r>
        <w:r w:rsidRPr="00B12C75">
          <w:rPr>
            <w:rFonts w:cstheme="minorHAnsi"/>
            <w:b/>
            <w:i/>
            <w:sz w:val="26"/>
            <w:szCs w:val="26"/>
          </w:rPr>
          <w:t>Linear Response.</w:t>
        </w:r>
        <w:r w:rsidRPr="00B12C75">
          <w:rPr>
            <w:rFonts w:cstheme="minorHAnsi"/>
            <w:sz w:val="26"/>
            <w:szCs w:val="26"/>
          </w:rPr>
          <w:t xml:space="preserve"> The runoff response of a drainage basin to the excess rainfall is assumed to be linear. Linear response means that if an input x1 (t) causes an output y1 (t), and an input x2 (t) causes an output y2 (t), then an input x1 (t)+ x2 (t) will cause an output y1 (t) + y2 (t). In other words, an input equal to D.x1 (t) will cause an output equal to D.y1 (t). It therefore follows that if the excess rainfall of D cm occurs in a duration of T hour, then the resulting runoff hydrograph will have its ordinates equal to D times the ordinates of unit hydrograph. Since the area of the resulting direct runoff hydrograph shall increase by the ratio D, the base of this hydrograph shall be the same as that of the unit hydrograph. The hydrograph of any other storm of specified duration (7 hour) will thus, have the same shape as that of the unit </w:t>
        </w:r>
        <w:r w:rsidRPr="00B12C75">
          <w:rPr>
            <w:rFonts w:cstheme="minorHAnsi"/>
            <w:sz w:val="26"/>
            <w:szCs w:val="26"/>
          </w:rPr>
          <w:lastRenderedPageBreak/>
          <w:t>hydrograph of the same duration (7 hour), but with ordinates of flow in proportion to their runoff volumes.</w:t>
        </w:r>
      </w:ins>
    </w:p>
    <w:p w14:paraId="180A089C" w14:textId="5F753BA7" w:rsidR="004578F5" w:rsidRPr="00B12C75" w:rsidRDefault="004578F5">
      <w:pPr>
        <w:ind w:left="720"/>
        <w:jc w:val="both"/>
        <w:rPr>
          <w:ins w:id="831" w:author="Swapnaneel Ghosh" w:date="2023-05-13T11:05:00Z"/>
          <w:rFonts w:cstheme="minorHAnsi"/>
          <w:sz w:val="26"/>
          <w:szCs w:val="26"/>
        </w:rPr>
        <w:pPrChange w:id="832" w:author="Swapnaneel Ghosh" w:date="2023-05-13T11:13:00Z">
          <w:pPr>
            <w:jc w:val="both"/>
          </w:pPr>
        </w:pPrChange>
      </w:pPr>
      <w:ins w:id="833" w:author="Swapnaneel Ghosh" w:date="2023-05-13T11:05:00Z">
        <w:r w:rsidRPr="00A12BC0">
          <w:rPr>
            <w:rFonts w:cstheme="minorHAnsi"/>
            <w:b/>
            <w:bCs/>
            <w:sz w:val="26"/>
            <w:szCs w:val="26"/>
            <w:rPrChange w:id="834" w:author="Swapnaneel Ghosh" w:date="2023-05-13T11:08:00Z">
              <w:rPr>
                <w:rFonts w:cstheme="minorHAnsi"/>
                <w:sz w:val="26"/>
                <w:szCs w:val="26"/>
              </w:rPr>
            </w:rPrChange>
          </w:rPr>
          <w:t>Limitations of Unit Hydrograph Theory.</w:t>
        </w:r>
        <w:r w:rsidRPr="00B12C75">
          <w:rPr>
            <w:rFonts w:cstheme="minorHAnsi"/>
            <w:sz w:val="26"/>
            <w:szCs w:val="26"/>
          </w:rPr>
          <w:t xml:space="preserve"> The basic assumptions made in defining a U.H. were that: (i) the excess rain should occur uniformly over the entire basin; and (ii) that its intensity should be constant during the entire duration. In actual practice, however, these two conditions are never strictly satisfied, since storms do have non-uniform areal distribution, and their intensities also vary during the specified duration.</w:t>
        </w:r>
      </w:ins>
    </w:p>
    <w:p w14:paraId="53F91745" w14:textId="68B59B64" w:rsidR="004578F5" w:rsidRPr="00B12C75" w:rsidRDefault="004578F5">
      <w:pPr>
        <w:ind w:left="720"/>
        <w:jc w:val="both"/>
        <w:rPr>
          <w:ins w:id="835" w:author="Swapnaneel Ghosh" w:date="2023-05-13T11:05:00Z"/>
          <w:rFonts w:cstheme="minorHAnsi"/>
          <w:sz w:val="26"/>
          <w:szCs w:val="26"/>
        </w:rPr>
        <w:pPrChange w:id="836" w:author="Swapnaneel Ghosh" w:date="2023-05-13T11:10:00Z">
          <w:pPr>
            <w:jc w:val="both"/>
          </w:pPr>
        </w:pPrChange>
      </w:pPr>
      <w:ins w:id="837" w:author="Swapnaneel Ghosh" w:date="2023-05-13T11:05:00Z">
        <w:r w:rsidRPr="00F6615E">
          <w:rPr>
            <w:rFonts w:cstheme="minorHAnsi"/>
            <w:b/>
            <w:bCs/>
            <w:sz w:val="26"/>
            <w:szCs w:val="26"/>
            <w:rPrChange w:id="838" w:author="Swapnaneel Ghosh" w:date="2023-05-13T11:10:00Z">
              <w:rPr>
                <w:rFonts w:cstheme="minorHAnsi"/>
                <w:sz w:val="26"/>
                <w:szCs w:val="26"/>
              </w:rPr>
            </w:rPrChange>
          </w:rPr>
          <w:t>Uses of Unit Hydrograph Theory.</w:t>
        </w:r>
        <w:r w:rsidRPr="00B12C75">
          <w:rPr>
            <w:rFonts w:cstheme="minorHAnsi"/>
            <w:sz w:val="26"/>
            <w:szCs w:val="26"/>
          </w:rPr>
          <w:t xml:space="preserve"> Unit hydrographs as stated earlier, have proved to be excellent tools in analysing the hydrology of a catchment, since they establish a relationship between </w:t>
        </w:r>
        <w:r w:rsidRPr="0004262A">
          <w:rPr>
            <w:rFonts w:cstheme="minorHAnsi"/>
            <w:b/>
            <w:bCs/>
            <w:sz w:val="26"/>
            <w:szCs w:val="26"/>
            <w:rPrChange w:id="839" w:author="Swapnaneel Ghosh" w:date="2023-05-13T11:10:00Z">
              <w:rPr>
                <w:rFonts w:cstheme="minorHAnsi"/>
                <w:sz w:val="26"/>
                <w:szCs w:val="26"/>
              </w:rPr>
            </w:rPrChange>
          </w:rPr>
          <w:t>Excess Rain Hyetograph (ERH)</w:t>
        </w:r>
        <w:r w:rsidRPr="00B12C75">
          <w:rPr>
            <w:rFonts w:cstheme="minorHAnsi"/>
            <w:sz w:val="26"/>
            <w:szCs w:val="26"/>
          </w:rPr>
          <w:t xml:space="preserve"> and </w:t>
        </w:r>
        <w:r w:rsidRPr="00B12C75">
          <w:rPr>
            <w:rFonts w:cstheme="minorHAnsi"/>
            <w:b/>
            <w:bCs/>
            <w:sz w:val="26"/>
            <w:szCs w:val="26"/>
          </w:rPr>
          <w:t>Direct Runoff Hydrograph (DRH)</w:t>
        </w:r>
        <w:r w:rsidRPr="00B12C75">
          <w:rPr>
            <w:rFonts w:cstheme="minorHAnsi"/>
            <w:sz w:val="26"/>
            <w:szCs w:val="26"/>
          </w:rPr>
          <w:t>. They are chiefly used for:</w:t>
        </w:r>
      </w:ins>
    </w:p>
    <w:p w14:paraId="15FEA0AA" w14:textId="77777777" w:rsidR="004578F5" w:rsidRPr="00B12C75" w:rsidRDefault="004578F5" w:rsidP="004578F5">
      <w:pPr>
        <w:jc w:val="both"/>
        <w:rPr>
          <w:ins w:id="840" w:author="Swapnaneel Ghosh" w:date="2023-05-13T11:05:00Z"/>
          <w:rFonts w:cstheme="minorHAnsi"/>
          <w:sz w:val="26"/>
          <w:szCs w:val="26"/>
        </w:rPr>
      </w:pPr>
      <w:ins w:id="841" w:author="Swapnaneel Ghosh" w:date="2023-05-13T11:05:00Z">
        <w:r w:rsidRPr="00B12C75">
          <w:rPr>
            <w:rFonts w:cstheme="minorHAnsi"/>
            <w:sz w:val="26"/>
            <w:szCs w:val="26"/>
          </w:rPr>
          <w:tab/>
          <w:t xml:space="preserve">(i) developing flood hydrographs for extreme rainfall magnitudes, for design of hydraulic </w:t>
        </w:r>
        <w:r w:rsidRPr="00B12C75">
          <w:rPr>
            <w:rFonts w:cstheme="minorHAnsi"/>
            <w:sz w:val="26"/>
            <w:szCs w:val="26"/>
          </w:rPr>
          <w:tab/>
          <w:t>structures;</w:t>
        </w:r>
      </w:ins>
    </w:p>
    <w:p w14:paraId="64665121" w14:textId="77777777" w:rsidR="004578F5" w:rsidRPr="00B12C75" w:rsidRDefault="004578F5" w:rsidP="004578F5">
      <w:pPr>
        <w:jc w:val="both"/>
        <w:rPr>
          <w:ins w:id="842" w:author="Swapnaneel Ghosh" w:date="2023-05-13T11:05:00Z"/>
          <w:rFonts w:cstheme="minorHAnsi"/>
          <w:sz w:val="26"/>
          <w:szCs w:val="26"/>
        </w:rPr>
      </w:pPr>
      <w:ins w:id="843" w:author="Swapnaneel Ghosh" w:date="2023-05-13T11:05:00Z">
        <w:r w:rsidRPr="00B12C75">
          <w:rPr>
            <w:rFonts w:cstheme="minorHAnsi"/>
            <w:sz w:val="26"/>
            <w:szCs w:val="26"/>
          </w:rPr>
          <w:tab/>
          <w:t>(ii) extending flood flow records by using the available rainfall records;</w:t>
        </w:r>
      </w:ins>
    </w:p>
    <w:p w14:paraId="444341BE" w14:textId="082CDDE6" w:rsidR="004578F5" w:rsidRPr="00C02EC0" w:rsidRDefault="004578F5">
      <w:pPr>
        <w:pStyle w:val="ListParagraph"/>
        <w:numPr>
          <w:ilvl w:val="0"/>
          <w:numId w:val="4"/>
        </w:numPr>
        <w:jc w:val="both"/>
        <w:rPr>
          <w:ins w:id="844" w:author="Swapnaneel Ghosh" w:date="2023-05-13T11:13:00Z"/>
          <w:rFonts w:cstheme="minorHAnsi"/>
          <w:sz w:val="26"/>
          <w:szCs w:val="26"/>
          <w:rPrChange w:id="845" w:author="Swapnaneel Ghosh" w:date="2023-05-13T11:13:00Z">
            <w:rPr>
              <w:ins w:id="846" w:author="Swapnaneel Ghosh" w:date="2023-05-13T11:13:00Z"/>
            </w:rPr>
          </w:rPrChange>
        </w:rPr>
        <w:pPrChange w:id="847" w:author="Swapnaneel Ghosh" w:date="2023-05-13T11:13:00Z">
          <w:pPr>
            <w:jc w:val="both"/>
          </w:pPr>
        </w:pPrChange>
      </w:pPr>
      <w:ins w:id="848" w:author="Swapnaneel Ghosh" w:date="2023-05-13T11:05:00Z">
        <w:r w:rsidRPr="00C02EC0">
          <w:rPr>
            <w:rFonts w:cstheme="minorHAnsi"/>
            <w:sz w:val="26"/>
            <w:szCs w:val="26"/>
            <w:rPrChange w:id="849" w:author="Swapnaneel Ghosh" w:date="2023-05-13T11:13:00Z">
              <w:rPr/>
            </w:rPrChange>
          </w:rPr>
          <w:t xml:space="preserve">developing </w:t>
        </w:r>
        <w:r w:rsidRPr="00C02EC0">
          <w:rPr>
            <w:rFonts w:cstheme="minorHAnsi"/>
            <w:b/>
            <w:bCs/>
            <w:sz w:val="26"/>
            <w:szCs w:val="26"/>
            <w:rPrChange w:id="850" w:author="Swapnaneel Ghosh" w:date="2023-05-13T11:13:00Z">
              <w:rPr/>
            </w:rPrChange>
          </w:rPr>
          <w:t>flood forecasting and warning system</w:t>
        </w:r>
      </w:ins>
      <w:ins w:id="851" w:author="Swapnaneel Ghosh" w:date="2023-05-13T11:11:00Z">
        <w:r w:rsidR="008B3D11" w:rsidRPr="00C02EC0">
          <w:rPr>
            <w:rFonts w:cstheme="minorHAnsi"/>
            <w:b/>
            <w:bCs/>
            <w:sz w:val="26"/>
            <w:szCs w:val="26"/>
            <w:rPrChange w:id="852" w:author="Swapnaneel Ghosh" w:date="2023-05-13T11:13:00Z">
              <w:rPr/>
            </w:rPrChange>
          </w:rPr>
          <w:t xml:space="preserve"> </w:t>
        </w:r>
      </w:ins>
      <w:ins w:id="853" w:author="Swapnaneel Ghosh" w:date="2023-05-13T11:05:00Z">
        <w:r w:rsidRPr="00C02EC0">
          <w:rPr>
            <w:rFonts w:cstheme="minorHAnsi"/>
            <w:sz w:val="26"/>
            <w:szCs w:val="26"/>
            <w:rPrChange w:id="854" w:author="Swapnaneel Ghosh" w:date="2023-05-13T11:13:00Z">
              <w:rPr/>
            </w:rPrChange>
          </w:rPr>
          <w:t>based on rainfall data.</w:t>
        </w:r>
      </w:ins>
    </w:p>
    <w:p w14:paraId="25DC1BC5" w14:textId="77777777" w:rsidR="00C02EC0" w:rsidRPr="00C02EC0" w:rsidRDefault="00C02EC0" w:rsidP="00C02EC0">
      <w:pPr>
        <w:jc w:val="both"/>
        <w:rPr>
          <w:ins w:id="855" w:author="Swapnaneel Ghosh" w:date="2023-05-13T11:05:00Z"/>
          <w:rFonts w:cstheme="minorHAnsi"/>
          <w:sz w:val="26"/>
          <w:szCs w:val="26"/>
          <w:rPrChange w:id="856" w:author="Swapnaneel Ghosh" w:date="2023-05-13T11:13:00Z">
            <w:rPr>
              <w:ins w:id="857" w:author="Swapnaneel Ghosh" w:date="2023-05-13T11:05:00Z"/>
            </w:rPr>
          </w:rPrChange>
        </w:rPr>
      </w:pPr>
    </w:p>
    <w:p w14:paraId="1BE2B0C7" w14:textId="18746367" w:rsidR="005641F2" w:rsidRPr="00B12C75" w:rsidRDefault="005641F2">
      <w:pPr>
        <w:ind w:left="720" w:hanging="720"/>
        <w:jc w:val="both"/>
        <w:rPr>
          <w:ins w:id="858" w:author="Swapnaneel Ghosh" w:date="2023-05-13T11:32:00Z"/>
          <w:rFonts w:cstheme="minorHAnsi"/>
          <w:sz w:val="26"/>
          <w:szCs w:val="26"/>
        </w:rPr>
        <w:pPrChange w:id="859" w:author="Swapnaneel Ghosh" w:date="2023-05-13T11:32:00Z">
          <w:pPr>
            <w:jc w:val="both"/>
          </w:pPr>
        </w:pPrChange>
      </w:pPr>
      <w:ins w:id="860" w:author="Swapnaneel Ghosh" w:date="2023-05-13T11:32:00Z">
        <w:r>
          <w:rPr>
            <w:rFonts w:cstheme="minorHAnsi"/>
            <w:b/>
            <w:bCs/>
            <w:sz w:val="26"/>
            <w:szCs w:val="26"/>
          </w:rPr>
          <w:t>3.6.4</w:t>
        </w:r>
        <w:r w:rsidRPr="00B12C75">
          <w:rPr>
            <w:rFonts w:cstheme="minorHAnsi"/>
            <w:b/>
            <w:bCs/>
            <w:sz w:val="26"/>
            <w:szCs w:val="26"/>
          </w:rPr>
          <w:t>.2.</w:t>
        </w:r>
        <w:r w:rsidR="00DB4E31">
          <w:rPr>
            <w:rFonts w:cstheme="minorHAnsi"/>
            <w:b/>
            <w:bCs/>
            <w:sz w:val="26"/>
            <w:szCs w:val="26"/>
          </w:rPr>
          <w:t xml:space="preserve"> </w:t>
        </w:r>
        <w:r w:rsidRPr="00B12C75">
          <w:rPr>
            <w:rFonts w:cstheme="minorHAnsi"/>
            <w:sz w:val="26"/>
            <w:szCs w:val="26"/>
          </w:rPr>
          <w:t xml:space="preserve">Preparing a Unit Hydrograph from an Isolated Storm. First of all, the runoff rates (in cm/hr) </w:t>
        </w:r>
        <w:r w:rsidR="00DB4E31">
          <w:rPr>
            <w:rFonts w:cstheme="minorHAnsi"/>
            <w:sz w:val="26"/>
            <w:szCs w:val="26"/>
          </w:rPr>
          <w:t xml:space="preserve"> </w:t>
        </w:r>
      </w:ins>
      <w:ins w:id="861" w:author="Swapnaneel Ghosh" w:date="2023-05-13T11:33:00Z">
        <w:r w:rsidR="00DB4E31">
          <w:rPr>
            <w:rFonts w:cstheme="minorHAnsi"/>
            <w:sz w:val="26"/>
            <w:szCs w:val="26"/>
          </w:rPr>
          <w:t xml:space="preserve">      </w:t>
        </w:r>
      </w:ins>
      <w:ins w:id="862" w:author="Swapnaneel Ghosh" w:date="2023-05-13T11:32:00Z">
        <w:r w:rsidRPr="00B12C75">
          <w:rPr>
            <w:rFonts w:cstheme="minorHAnsi"/>
            <w:sz w:val="26"/>
            <w:szCs w:val="26"/>
          </w:rPr>
          <w:t>resulting from the given storm are plotted against time (in hours), so as to obtain direct run off hydrograph for the given storm. The total area (D) contained within this hydrograph is calculated by a planimeter or by Simpson's rule, etc. This will represent nothing but the volume of runoff in cm depth of water on the basin.</w:t>
        </w:r>
      </w:ins>
    </w:p>
    <w:p w14:paraId="62A47BFB" w14:textId="77777777" w:rsidR="005641F2" w:rsidRPr="00B12C75" w:rsidRDefault="005641F2" w:rsidP="005641F2">
      <w:pPr>
        <w:jc w:val="both"/>
        <w:rPr>
          <w:ins w:id="863" w:author="Swapnaneel Ghosh" w:date="2023-05-13T11:32:00Z"/>
          <w:rFonts w:cstheme="minorHAnsi"/>
          <w:sz w:val="26"/>
          <w:szCs w:val="26"/>
        </w:rPr>
      </w:pPr>
    </w:p>
    <w:p w14:paraId="5B3533FF" w14:textId="65F01B7F" w:rsidR="005641F2" w:rsidRDefault="00745928" w:rsidP="00745928">
      <w:pPr>
        <w:jc w:val="center"/>
        <w:rPr>
          <w:ins w:id="864" w:author="Swapnaneel Ghosh" w:date="2023-05-13T11:34:00Z"/>
          <w:rFonts w:cstheme="minorHAnsi"/>
          <w:sz w:val="26"/>
          <w:szCs w:val="26"/>
        </w:rPr>
      </w:pPr>
      <w:ins w:id="865" w:author="Swapnaneel Ghosh" w:date="2023-05-13T11:34:00Z">
        <w:r>
          <w:rPr>
            <w:rFonts w:cstheme="minorHAnsi"/>
            <w:noProof/>
            <w:sz w:val="26"/>
            <w:szCs w:val="26"/>
          </w:rPr>
          <w:drawing>
            <wp:inline distT="0" distB="0" distL="0" distR="0" wp14:anchorId="475BD312" wp14:editId="7C13B025">
              <wp:extent cx="3543935" cy="1935175"/>
              <wp:effectExtent l="0" t="0" r="0" b="8255"/>
              <wp:docPr id="664181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81208" name="Picture 664181208"/>
                      <pic:cNvPicPr/>
                    </pic:nvPicPr>
                    <pic:blipFill>
                      <a:blip r:embed="rId16">
                        <a:extLst>
                          <a:ext uri="{28A0092B-C50C-407E-A947-70E740481C1C}">
                            <a14:useLocalDpi xmlns:a14="http://schemas.microsoft.com/office/drawing/2010/main" val="0"/>
                          </a:ext>
                        </a:extLst>
                      </a:blip>
                      <a:stretch>
                        <a:fillRect/>
                      </a:stretch>
                    </pic:blipFill>
                    <pic:spPr>
                      <a:xfrm>
                        <a:off x="0" y="0"/>
                        <a:ext cx="3555082" cy="1941262"/>
                      </a:xfrm>
                      <a:prstGeom prst="rect">
                        <a:avLst/>
                      </a:prstGeom>
                    </pic:spPr>
                  </pic:pic>
                </a:graphicData>
              </a:graphic>
            </wp:inline>
          </w:drawing>
        </w:r>
      </w:ins>
    </w:p>
    <w:p w14:paraId="46DE58B4" w14:textId="681FDC91" w:rsidR="00745928" w:rsidRPr="00B12C75" w:rsidRDefault="00745928">
      <w:pPr>
        <w:jc w:val="center"/>
        <w:rPr>
          <w:ins w:id="866" w:author="Swapnaneel Ghosh" w:date="2023-05-13T11:32:00Z"/>
          <w:rFonts w:cstheme="minorHAnsi"/>
          <w:sz w:val="26"/>
          <w:szCs w:val="26"/>
        </w:rPr>
        <w:pPrChange w:id="867" w:author="Swapnaneel Ghosh" w:date="2023-05-13T11:34:00Z">
          <w:pPr>
            <w:jc w:val="both"/>
          </w:pPr>
        </w:pPrChange>
      </w:pPr>
      <w:ins w:id="868" w:author="Swapnaneel Ghosh" w:date="2023-05-13T11:35:00Z">
        <w:r w:rsidRPr="00967E71">
          <w:rPr>
            <w:rFonts w:cstheme="minorHAnsi"/>
            <w:b/>
            <w:bCs/>
            <w:sz w:val="26"/>
            <w:szCs w:val="26"/>
          </w:rPr>
          <w:t>Fig. 3.6.4.2.1</w:t>
        </w:r>
      </w:ins>
    </w:p>
    <w:p w14:paraId="23189DB2" w14:textId="5DF0790B" w:rsidR="005641F2" w:rsidRPr="00B12C75" w:rsidRDefault="005641F2" w:rsidP="005641F2">
      <w:pPr>
        <w:jc w:val="both"/>
        <w:rPr>
          <w:ins w:id="869" w:author="Swapnaneel Ghosh" w:date="2023-05-13T11:32:00Z"/>
          <w:rFonts w:cstheme="minorHAnsi"/>
          <w:sz w:val="26"/>
          <w:szCs w:val="26"/>
        </w:rPr>
      </w:pPr>
      <w:ins w:id="870" w:author="Swapnaneel Ghosh" w:date="2023-05-13T11:32:00Z">
        <w:r w:rsidRPr="00B12C75">
          <w:rPr>
            <w:rFonts w:cstheme="minorHAnsi"/>
            <w:sz w:val="26"/>
            <w:szCs w:val="26"/>
          </w:rPr>
          <w:tab/>
          <w:t>The ordinates of this hydrograph ABC (</w:t>
        </w:r>
        <w:r w:rsidRPr="00745928">
          <w:rPr>
            <w:rFonts w:cstheme="minorHAnsi"/>
            <w:sz w:val="26"/>
            <w:szCs w:val="26"/>
          </w:rPr>
          <w:t xml:space="preserve">Fig. </w:t>
        </w:r>
      </w:ins>
      <w:ins w:id="871" w:author="Swapnaneel Ghosh" w:date="2023-05-13T11:33:00Z">
        <w:r w:rsidR="00D72601" w:rsidRPr="00745928">
          <w:rPr>
            <w:rFonts w:cstheme="minorHAnsi"/>
            <w:sz w:val="26"/>
            <w:szCs w:val="26"/>
          </w:rPr>
          <w:t>3.6.4.2.1</w:t>
        </w:r>
      </w:ins>
      <w:ins w:id="872" w:author="Swapnaneel Ghosh" w:date="2023-05-13T11:32:00Z">
        <w:r w:rsidRPr="00B12C75">
          <w:rPr>
            <w:rFonts w:cstheme="minorHAnsi"/>
            <w:sz w:val="26"/>
            <w:szCs w:val="26"/>
          </w:rPr>
          <w:t>) are multiplied by 1 cm/D cm , so as to obtain the ordinates of a unit hydrograph AB'C. For example, suppose the area ABC is 3 cm depth of water, then ordinates of unit hydrograph can be obtained by multiplying the ordinates of storm hydrograph by 1/3.</w:t>
        </w:r>
      </w:ins>
    </w:p>
    <w:p w14:paraId="02668A43" w14:textId="1BDCB960" w:rsidR="005641F2" w:rsidRPr="00B12C75" w:rsidRDefault="005641F2" w:rsidP="005641F2">
      <w:pPr>
        <w:jc w:val="both"/>
        <w:rPr>
          <w:ins w:id="873" w:author="Swapnaneel Ghosh" w:date="2023-05-13T11:32:00Z"/>
          <w:rFonts w:cstheme="minorHAnsi"/>
          <w:sz w:val="26"/>
          <w:szCs w:val="26"/>
        </w:rPr>
      </w:pPr>
      <w:ins w:id="874" w:author="Swapnaneel Ghosh" w:date="2023-05-13T11:32:00Z">
        <w:r w:rsidRPr="00B12C75">
          <w:rPr>
            <w:rFonts w:cstheme="minorHAnsi"/>
            <w:sz w:val="26"/>
            <w:szCs w:val="26"/>
          </w:rPr>
          <w:lastRenderedPageBreak/>
          <w:tab/>
          <w:t xml:space="preserve">The final step is to assign an effective storm duration from the study of the storm hyetograph. Periods of low rainfall at the beginning and end of the storm are omitted, if they do not contribute substantially to the runoff, as shown in </w:t>
        </w:r>
      </w:ins>
      <w:ins w:id="875" w:author="Swapnaneel Ghosh" w:date="2023-05-13T11:35:00Z">
        <w:r w:rsidR="007A6759" w:rsidRPr="007A6759">
          <w:rPr>
            <w:rFonts w:cstheme="minorHAnsi"/>
            <w:sz w:val="26"/>
            <w:szCs w:val="26"/>
            <w:rPrChange w:id="876" w:author="Swapnaneel Ghosh" w:date="2023-05-13T11:35:00Z">
              <w:rPr>
                <w:rFonts w:cstheme="minorHAnsi"/>
                <w:b/>
                <w:bCs/>
                <w:sz w:val="26"/>
                <w:szCs w:val="26"/>
              </w:rPr>
            </w:rPrChange>
          </w:rPr>
          <w:t>Fig. 3.6.4.2.</w:t>
        </w:r>
        <w:r w:rsidR="007A6759">
          <w:rPr>
            <w:rFonts w:cstheme="minorHAnsi"/>
            <w:sz w:val="26"/>
            <w:szCs w:val="26"/>
          </w:rPr>
          <w:t>2</w:t>
        </w:r>
      </w:ins>
      <w:ins w:id="877" w:author="Swapnaneel Ghosh" w:date="2023-05-13T11:32:00Z">
        <w:r w:rsidRPr="00B12C75">
          <w:rPr>
            <w:rFonts w:cstheme="minorHAnsi"/>
            <w:sz w:val="26"/>
            <w:szCs w:val="26"/>
          </w:rPr>
          <w:t>.</w:t>
        </w:r>
      </w:ins>
    </w:p>
    <w:p w14:paraId="32D2E297" w14:textId="16C08252" w:rsidR="005641F2" w:rsidRDefault="00623282" w:rsidP="00623282">
      <w:pPr>
        <w:jc w:val="center"/>
        <w:rPr>
          <w:ins w:id="878" w:author="Swapnaneel Ghosh" w:date="2023-05-13T11:39:00Z"/>
          <w:rFonts w:cstheme="minorHAnsi"/>
          <w:sz w:val="26"/>
          <w:szCs w:val="26"/>
        </w:rPr>
      </w:pPr>
      <w:ins w:id="879" w:author="Swapnaneel Ghosh" w:date="2023-05-13T11:39:00Z">
        <w:r>
          <w:rPr>
            <w:rFonts w:cstheme="minorHAnsi"/>
            <w:noProof/>
            <w:sz w:val="26"/>
            <w:szCs w:val="26"/>
          </w:rPr>
          <w:drawing>
            <wp:inline distT="0" distB="0" distL="0" distR="0" wp14:anchorId="7254340A" wp14:editId="0C3CD715">
              <wp:extent cx="3192087" cy="1679171"/>
              <wp:effectExtent l="0" t="0" r="8890" b="0"/>
              <wp:docPr id="1332263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63717" name="Picture 1332263717"/>
                      <pic:cNvPicPr/>
                    </pic:nvPicPr>
                    <pic:blipFill>
                      <a:blip r:embed="rId17">
                        <a:extLst>
                          <a:ext uri="{28A0092B-C50C-407E-A947-70E740481C1C}">
                            <a14:useLocalDpi xmlns:a14="http://schemas.microsoft.com/office/drawing/2010/main" val="0"/>
                          </a:ext>
                        </a:extLst>
                      </a:blip>
                      <a:stretch>
                        <a:fillRect/>
                      </a:stretch>
                    </pic:blipFill>
                    <pic:spPr>
                      <a:xfrm>
                        <a:off x="0" y="0"/>
                        <a:ext cx="3192087" cy="1679171"/>
                      </a:xfrm>
                      <a:prstGeom prst="rect">
                        <a:avLst/>
                      </a:prstGeom>
                    </pic:spPr>
                  </pic:pic>
                </a:graphicData>
              </a:graphic>
            </wp:inline>
          </w:drawing>
        </w:r>
      </w:ins>
    </w:p>
    <w:p w14:paraId="1587B613" w14:textId="79A17F97" w:rsidR="00623282" w:rsidRPr="00623282" w:rsidRDefault="00623282">
      <w:pPr>
        <w:jc w:val="center"/>
        <w:rPr>
          <w:ins w:id="880" w:author="Swapnaneel Ghosh" w:date="2023-05-13T11:32:00Z"/>
          <w:rFonts w:cstheme="minorHAnsi"/>
          <w:b/>
          <w:bCs/>
          <w:sz w:val="26"/>
          <w:szCs w:val="26"/>
          <w:rPrChange w:id="881" w:author="Swapnaneel Ghosh" w:date="2023-05-13T11:40:00Z">
            <w:rPr>
              <w:ins w:id="882" w:author="Swapnaneel Ghosh" w:date="2023-05-13T11:32:00Z"/>
              <w:rFonts w:cstheme="minorHAnsi"/>
              <w:sz w:val="26"/>
              <w:szCs w:val="26"/>
            </w:rPr>
          </w:rPrChange>
        </w:rPr>
        <w:pPrChange w:id="883" w:author="Swapnaneel Ghosh" w:date="2023-05-13T11:39:00Z">
          <w:pPr>
            <w:jc w:val="both"/>
          </w:pPr>
        </w:pPrChange>
      </w:pPr>
      <w:ins w:id="884" w:author="Swapnaneel Ghosh" w:date="2023-05-13T11:39:00Z">
        <w:r w:rsidRPr="00623282">
          <w:rPr>
            <w:rFonts w:cstheme="minorHAnsi"/>
            <w:b/>
            <w:bCs/>
            <w:sz w:val="26"/>
            <w:szCs w:val="26"/>
            <w:rPrChange w:id="885" w:author="Swapnaneel Ghosh" w:date="2023-05-13T11:40:00Z">
              <w:rPr>
                <w:rFonts w:cstheme="minorHAnsi"/>
                <w:sz w:val="26"/>
                <w:szCs w:val="26"/>
              </w:rPr>
            </w:rPrChange>
          </w:rPr>
          <w:t>Fig. 3.6.4.2.2</w:t>
        </w:r>
      </w:ins>
    </w:p>
    <w:p w14:paraId="5F4B81D0" w14:textId="2C440DB9" w:rsidR="005641F2" w:rsidRPr="00B12C75" w:rsidRDefault="005641F2" w:rsidP="005641F2">
      <w:pPr>
        <w:jc w:val="both"/>
        <w:rPr>
          <w:ins w:id="886" w:author="Swapnaneel Ghosh" w:date="2023-05-13T11:32:00Z"/>
          <w:rFonts w:cstheme="minorHAnsi"/>
          <w:sz w:val="26"/>
          <w:szCs w:val="26"/>
        </w:rPr>
      </w:pPr>
      <w:ins w:id="887" w:author="Swapnaneel Ghosh" w:date="2023-05-13T11:32:00Z">
        <w:r w:rsidRPr="00B12C75">
          <w:rPr>
            <w:rFonts w:cstheme="minorHAnsi"/>
            <w:sz w:val="26"/>
            <w:szCs w:val="26"/>
          </w:rPr>
          <w:tab/>
          <w:t xml:space="preserve">In </w:t>
        </w:r>
      </w:ins>
      <w:ins w:id="888" w:author="Swapnaneel Ghosh" w:date="2023-05-13T11:38:00Z">
        <w:r w:rsidR="00873846" w:rsidRPr="00873846">
          <w:rPr>
            <w:rFonts w:cstheme="minorHAnsi"/>
            <w:sz w:val="26"/>
            <w:szCs w:val="26"/>
            <w:rPrChange w:id="889" w:author="Swapnaneel Ghosh" w:date="2023-05-13T11:38:00Z">
              <w:rPr>
                <w:rFonts w:cstheme="minorHAnsi"/>
                <w:b/>
                <w:bCs/>
                <w:sz w:val="26"/>
                <w:szCs w:val="26"/>
              </w:rPr>
            </w:rPrChange>
          </w:rPr>
          <w:t>Fig. 3.6.4.2.2</w:t>
        </w:r>
      </w:ins>
      <w:ins w:id="890" w:author="Swapnaneel Ghosh" w:date="2023-05-13T11:32:00Z">
        <w:r w:rsidRPr="00B12C75">
          <w:rPr>
            <w:rFonts w:cstheme="minorHAnsi"/>
            <w:sz w:val="26"/>
            <w:szCs w:val="26"/>
          </w:rPr>
          <w:t>, the duration of rainfall is 15 hours, but still it can be assumed to have an effective duration equal to 8 hours. In this way, the number of durations can be reduced, and several storms of different durations can be assigned the same unit duration. Unit storms are, therefore, not the storms of the same durations, but they are the storms of the like durations.</w:t>
        </w:r>
      </w:ins>
    </w:p>
    <w:p w14:paraId="6EBFF9ED" w14:textId="366D67BE" w:rsidR="005641F2" w:rsidRPr="00B12C75" w:rsidRDefault="00754CFD" w:rsidP="005641F2">
      <w:pPr>
        <w:jc w:val="both"/>
        <w:rPr>
          <w:ins w:id="891" w:author="Swapnaneel Ghosh" w:date="2023-05-13T11:32:00Z"/>
          <w:rFonts w:cstheme="minorHAnsi"/>
          <w:sz w:val="26"/>
          <w:szCs w:val="26"/>
        </w:rPr>
      </w:pPr>
      <w:ins w:id="892" w:author="Swapnaneel Ghosh" w:date="2023-05-13T11:38:00Z">
        <w:r>
          <w:rPr>
            <w:rFonts w:cstheme="minorHAnsi"/>
            <w:b/>
            <w:bCs/>
            <w:sz w:val="26"/>
            <w:szCs w:val="26"/>
          </w:rPr>
          <w:t>3.6.4</w:t>
        </w:r>
      </w:ins>
      <w:ins w:id="893" w:author="Swapnaneel Ghosh" w:date="2023-05-13T11:32:00Z">
        <w:r w:rsidR="005641F2" w:rsidRPr="00B12C75">
          <w:rPr>
            <w:rFonts w:cstheme="minorHAnsi"/>
            <w:b/>
            <w:bCs/>
            <w:sz w:val="26"/>
            <w:szCs w:val="26"/>
          </w:rPr>
          <w:t>.3.</w:t>
        </w:r>
        <w:r w:rsidR="005641F2" w:rsidRPr="00B12C75">
          <w:rPr>
            <w:rFonts w:cstheme="minorHAnsi"/>
            <w:sz w:val="26"/>
            <w:szCs w:val="26"/>
          </w:rPr>
          <w:t xml:space="preserve"> Preparing Runoff Hydrograph for the Design Storm. The unit hydrograph of a specified unit duration, such as 6 hr U.H. obtained from the past data can be easily used to obtain the hydrograph of future storms of the like durations, provided the volume of runoff resulting from such a storm is estimated. The total volume of run off (in cm) resulting from a storm, when divided by 1 cm, will give us the multiplying factor, i.e. the factor by which the ordinates of the unit hydrograph must be multiplied in order to obtain the ordinates of the direct runoff hydrograph, as shown in Fig. </w:t>
        </w:r>
      </w:ins>
      <w:ins w:id="894" w:author="Swapnaneel Ghosh" w:date="2023-05-13T12:04:00Z">
        <w:r w:rsidR="00655010">
          <w:rPr>
            <w:rFonts w:cstheme="minorHAnsi"/>
            <w:sz w:val="26"/>
            <w:szCs w:val="26"/>
          </w:rPr>
          <w:t>3.6.4.3</w:t>
        </w:r>
      </w:ins>
      <w:ins w:id="895" w:author="Swapnaneel Ghosh" w:date="2023-05-13T11:32:00Z">
        <w:r w:rsidR="005641F2" w:rsidRPr="00B12C75">
          <w:rPr>
            <w:rFonts w:cstheme="minorHAnsi"/>
            <w:sz w:val="26"/>
            <w:szCs w:val="26"/>
          </w:rPr>
          <w:t>.</w:t>
        </w:r>
      </w:ins>
    </w:p>
    <w:p w14:paraId="55E3F27B" w14:textId="6847572E" w:rsidR="005641F2" w:rsidRDefault="00655010" w:rsidP="00655010">
      <w:pPr>
        <w:jc w:val="center"/>
        <w:rPr>
          <w:ins w:id="896" w:author="Swapnaneel Ghosh" w:date="2023-05-13T12:03:00Z"/>
          <w:rFonts w:cstheme="minorHAnsi"/>
          <w:sz w:val="26"/>
          <w:szCs w:val="26"/>
        </w:rPr>
      </w:pPr>
      <w:ins w:id="897" w:author="Swapnaneel Ghosh" w:date="2023-05-13T12:03:00Z">
        <w:r>
          <w:rPr>
            <w:rFonts w:cstheme="minorHAnsi"/>
            <w:noProof/>
            <w:sz w:val="26"/>
            <w:szCs w:val="26"/>
          </w:rPr>
          <w:drawing>
            <wp:inline distT="0" distB="0" distL="0" distR="0" wp14:anchorId="13E86850" wp14:editId="349DDB4D">
              <wp:extent cx="5735782" cy="2793076"/>
              <wp:effectExtent l="0" t="0" r="0" b="7620"/>
              <wp:docPr id="228457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7033" name="Picture 228457033"/>
                      <pic:cNvPicPr/>
                    </pic:nvPicPr>
                    <pic:blipFill>
                      <a:blip r:embed="rId18">
                        <a:extLst>
                          <a:ext uri="{28A0092B-C50C-407E-A947-70E740481C1C}">
                            <a14:useLocalDpi xmlns:a14="http://schemas.microsoft.com/office/drawing/2010/main" val="0"/>
                          </a:ext>
                        </a:extLst>
                      </a:blip>
                      <a:stretch>
                        <a:fillRect/>
                      </a:stretch>
                    </pic:blipFill>
                    <pic:spPr>
                      <a:xfrm>
                        <a:off x="0" y="0"/>
                        <a:ext cx="5735782" cy="2793076"/>
                      </a:xfrm>
                      <a:prstGeom prst="rect">
                        <a:avLst/>
                      </a:prstGeom>
                    </pic:spPr>
                  </pic:pic>
                </a:graphicData>
              </a:graphic>
            </wp:inline>
          </w:drawing>
        </w:r>
      </w:ins>
    </w:p>
    <w:p w14:paraId="73D6DFAC" w14:textId="7E0E81F2" w:rsidR="00655010" w:rsidRPr="00655010" w:rsidRDefault="00655010">
      <w:pPr>
        <w:jc w:val="center"/>
        <w:rPr>
          <w:ins w:id="898" w:author="Swapnaneel Ghosh" w:date="2023-05-13T11:32:00Z"/>
          <w:rFonts w:cstheme="minorHAnsi"/>
          <w:b/>
          <w:bCs/>
          <w:sz w:val="26"/>
          <w:szCs w:val="26"/>
          <w:rPrChange w:id="899" w:author="Swapnaneel Ghosh" w:date="2023-05-13T12:04:00Z">
            <w:rPr>
              <w:ins w:id="900" w:author="Swapnaneel Ghosh" w:date="2023-05-13T11:32:00Z"/>
              <w:rFonts w:cstheme="minorHAnsi"/>
              <w:sz w:val="26"/>
              <w:szCs w:val="26"/>
            </w:rPr>
          </w:rPrChange>
        </w:rPr>
        <w:pPrChange w:id="901" w:author="Swapnaneel Ghosh" w:date="2023-05-13T12:04:00Z">
          <w:pPr>
            <w:jc w:val="both"/>
          </w:pPr>
        </w:pPrChange>
      </w:pPr>
      <w:ins w:id="902" w:author="Swapnaneel Ghosh" w:date="2023-05-13T12:04:00Z">
        <w:r w:rsidRPr="00655010">
          <w:rPr>
            <w:rFonts w:cstheme="minorHAnsi"/>
            <w:b/>
            <w:bCs/>
            <w:sz w:val="26"/>
            <w:szCs w:val="26"/>
            <w:rPrChange w:id="903" w:author="Swapnaneel Ghosh" w:date="2023-05-13T12:04:00Z">
              <w:rPr>
                <w:rFonts w:cstheme="minorHAnsi"/>
                <w:sz w:val="26"/>
                <w:szCs w:val="26"/>
              </w:rPr>
            </w:rPrChange>
          </w:rPr>
          <w:t>Fig. 3.6.4.3</w:t>
        </w:r>
      </w:ins>
    </w:p>
    <w:p w14:paraId="24DA3C6A" w14:textId="77777777" w:rsidR="005641F2" w:rsidRPr="00B12C75" w:rsidRDefault="005641F2" w:rsidP="005641F2">
      <w:pPr>
        <w:jc w:val="both"/>
        <w:rPr>
          <w:ins w:id="904" w:author="Swapnaneel Ghosh" w:date="2023-05-13T11:32:00Z"/>
          <w:rFonts w:cstheme="minorHAnsi"/>
          <w:sz w:val="26"/>
          <w:szCs w:val="26"/>
        </w:rPr>
      </w:pPr>
      <w:ins w:id="905" w:author="Swapnaneel Ghosh" w:date="2023-05-13T11:32:00Z">
        <w:r w:rsidRPr="00B12C75">
          <w:rPr>
            <w:rFonts w:cstheme="minorHAnsi"/>
            <w:sz w:val="26"/>
            <w:szCs w:val="26"/>
          </w:rPr>
          <w:t xml:space="preserve">The unit hydrograph of a specified duration (t1) can also be used to evaluate the runoff hydrographs for storms of longer durations (t2), which are integral multiples of the given duration. Say for example, a 4 hr unit hydrograph can be used to compute the hydrograph of a storm of 8 hr duration. This is accomplished by dividing the longer storm into two parts. The hydrographs of runoff for each </w:t>
        </w:r>
        <w:r w:rsidRPr="00B12C75">
          <w:rPr>
            <w:rFonts w:cstheme="minorHAnsi"/>
            <w:sz w:val="26"/>
            <w:szCs w:val="26"/>
          </w:rPr>
          <w:lastRenderedPageBreak/>
          <w:t>part are computed separately and added. But care should be taken to see that the hydrograph of the second part of the storm will start 4 hours later than that of the first part. This will become more clear when we solve a numerical example, a little later.</w:t>
        </w:r>
      </w:ins>
    </w:p>
    <w:p w14:paraId="634C7F47" w14:textId="77777777" w:rsidR="005641F2" w:rsidRPr="00B12C75" w:rsidRDefault="005641F2" w:rsidP="005641F2">
      <w:pPr>
        <w:jc w:val="both"/>
        <w:rPr>
          <w:ins w:id="906" w:author="Swapnaneel Ghosh" w:date="2023-05-13T11:32:00Z"/>
          <w:rFonts w:cstheme="minorHAnsi"/>
          <w:sz w:val="26"/>
          <w:szCs w:val="26"/>
        </w:rPr>
      </w:pPr>
      <w:ins w:id="907" w:author="Swapnaneel Ghosh" w:date="2023-05-13T11:32:00Z">
        <w:r w:rsidRPr="00B12C75">
          <w:rPr>
            <w:rFonts w:cstheme="minorHAnsi"/>
            <w:sz w:val="26"/>
            <w:szCs w:val="26"/>
          </w:rPr>
          <w:tab/>
          <w:t>A tolerance of about 25 per cent of the adopted unit hydrograph duration is generally accepted without serious errors. Thus, a 4 hour-unit hydrograph might be applied to storms of 3 to 5 hours effective durations.</w:t>
        </w:r>
      </w:ins>
    </w:p>
    <w:p w14:paraId="04E9A4EF" w14:textId="77777777" w:rsidR="00655010" w:rsidRDefault="005641F2" w:rsidP="005641F2">
      <w:pPr>
        <w:jc w:val="both"/>
        <w:rPr>
          <w:ins w:id="908" w:author="Swapnaneel Ghosh" w:date="2023-05-13T11:59:00Z"/>
          <w:rFonts w:cstheme="minorHAnsi"/>
          <w:b/>
          <w:bCs/>
          <w:sz w:val="26"/>
          <w:szCs w:val="26"/>
        </w:rPr>
      </w:pPr>
      <w:ins w:id="909" w:author="Swapnaneel Ghosh" w:date="2023-05-13T11:32:00Z">
        <w:r w:rsidRPr="00B12C75">
          <w:rPr>
            <w:rFonts w:cstheme="minorHAnsi"/>
            <w:sz w:val="26"/>
            <w:szCs w:val="26"/>
          </w:rPr>
          <w:tab/>
          <w:t xml:space="preserve">Sometimes, the unit hydrographs having similar range in durations, are averaged to obtain an </w:t>
        </w:r>
        <w:r w:rsidRPr="00B12C75">
          <w:rPr>
            <w:rFonts w:cstheme="minorHAnsi"/>
            <w:b/>
            <w:bCs/>
            <w:sz w:val="26"/>
            <w:szCs w:val="26"/>
          </w:rPr>
          <w:t>average unit hydrograph</w:t>
        </w:r>
      </w:ins>
    </w:p>
    <w:p w14:paraId="08BBBFA8" w14:textId="3CAE4714" w:rsidR="005641F2" w:rsidRPr="00B12C75" w:rsidRDefault="005641F2" w:rsidP="005641F2">
      <w:pPr>
        <w:jc w:val="both"/>
        <w:rPr>
          <w:ins w:id="910" w:author="Swapnaneel Ghosh" w:date="2023-05-13T11:32:00Z"/>
          <w:rFonts w:cstheme="minorHAnsi"/>
          <w:i/>
          <w:iCs/>
          <w:sz w:val="26"/>
          <w:szCs w:val="26"/>
        </w:rPr>
      </w:pPr>
      <w:ins w:id="911" w:author="Swapnaneel Ghosh" w:date="2023-05-13T11:32:00Z">
        <w:r w:rsidRPr="00B12C75">
          <w:rPr>
            <w:rFonts w:cstheme="minorHAnsi"/>
            <w:sz w:val="26"/>
            <w:szCs w:val="26"/>
          </w:rPr>
          <w:t>. An average unit hydrograph is preferred to a single storm unit hydrograph, since the averaging tends to minimise errors in the data.</w:t>
        </w:r>
      </w:ins>
    </w:p>
    <w:p w14:paraId="2298E1FB" w14:textId="25B442FC" w:rsidR="004578F5" w:rsidRDefault="005641F2" w:rsidP="005641F2">
      <w:pPr>
        <w:rPr>
          <w:ins w:id="912" w:author="Swapnaneel Ghosh" w:date="2023-05-13T18:21:00Z"/>
          <w:rFonts w:cstheme="minorHAnsi"/>
          <w:sz w:val="26"/>
          <w:szCs w:val="26"/>
        </w:rPr>
      </w:pPr>
      <w:ins w:id="913" w:author="Swapnaneel Ghosh" w:date="2023-05-13T11:32:00Z">
        <w:r w:rsidRPr="00B12C75">
          <w:rPr>
            <w:rFonts w:cstheme="minorHAnsi"/>
            <w:sz w:val="26"/>
            <w:szCs w:val="26"/>
          </w:rPr>
          <w:tab/>
          <w:t>Large variations in the rainfall intensity during the unit period may considerably affect the accuracy of the unit hydrograph approach. Errors due to this reason, can be reduced by using unit hydrographs for relatively short time periods. The short periods of unit hydrographs can be used to develop the hydrograph resulting from a long rain of varying intensity. Experience has shown that the best unit period is about one-fourth of the basin lag, i.e., the time from the centre of mass of rainfall to the peak of the hydrograph.</w:t>
        </w:r>
      </w:ins>
    </w:p>
    <w:p w14:paraId="67F88753" w14:textId="77777777" w:rsidR="009061E2" w:rsidRDefault="009061E2" w:rsidP="005641F2">
      <w:pPr>
        <w:rPr>
          <w:ins w:id="914" w:author="Swapnaneel Ghosh" w:date="2023-05-13T18:22:00Z"/>
          <w:rFonts w:cstheme="minorHAnsi"/>
          <w:sz w:val="26"/>
          <w:szCs w:val="26"/>
        </w:rPr>
      </w:pPr>
    </w:p>
    <w:p w14:paraId="56A2C81D" w14:textId="417B5A33" w:rsidR="009061E2" w:rsidRDefault="009061E2" w:rsidP="005641F2">
      <w:pPr>
        <w:rPr>
          <w:ins w:id="915" w:author="Swapnaneel Ghosh" w:date="2023-05-13T18:23:00Z"/>
          <w:rFonts w:cstheme="minorHAnsi"/>
          <w:b/>
          <w:sz w:val="26"/>
          <w:szCs w:val="26"/>
        </w:rPr>
      </w:pPr>
      <w:ins w:id="916" w:author="Swapnaneel Ghosh" w:date="2023-05-13T18:22:00Z">
        <w:r w:rsidRPr="009061E2">
          <w:rPr>
            <w:rFonts w:cstheme="minorHAnsi"/>
            <w:b/>
            <w:bCs/>
            <w:sz w:val="26"/>
            <w:szCs w:val="26"/>
            <w:rPrChange w:id="917" w:author="Swapnaneel Ghosh" w:date="2023-05-13T18:23:00Z">
              <w:rPr>
                <w:rFonts w:cstheme="minorHAnsi"/>
                <w:sz w:val="26"/>
                <w:szCs w:val="26"/>
              </w:rPr>
            </w:rPrChange>
          </w:rPr>
          <w:t>3.7</w:t>
        </w:r>
        <w:r>
          <w:rPr>
            <w:rFonts w:cstheme="minorHAnsi"/>
            <w:sz w:val="26"/>
            <w:szCs w:val="26"/>
          </w:rPr>
          <w:tab/>
        </w:r>
      </w:ins>
      <w:ins w:id="918" w:author="Swapnaneel Ghosh" w:date="2023-05-13T18:23:00Z">
        <w:r w:rsidRPr="00B12C75">
          <w:rPr>
            <w:rFonts w:cstheme="minorHAnsi"/>
            <w:b/>
            <w:sz w:val="26"/>
            <w:szCs w:val="26"/>
          </w:rPr>
          <w:t>Bernard's Distribution Graph</w:t>
        </w:r>
      </w:ins>
    </w:p>
    <w:p w14:paraId="0B51F76B" w14:textId="0D7F12C1" w:rsidR="00FC433B" w:rsidRPr="00B12C75" w:rsidRDefault="00FC433B">
      <w:pPr>
        <w:ind w:left="720"/>
        <w:jc w:val="both"/>
        <w:rPr>
          <w:ins w:id="919" w:author="Swapnaneel Ghosh" w:date="2023-05-13T18:23:00Z"/>
          <w:rFonts w:cstheme="minorHAnsi"/>
          <w:sz w:val="26"/>
          <w:szCs w:val="26"/>
        </w:rPr>
        <w:pPrChange w:id="920" w:author="Swapnaneel Ghosh" w:date="2023-05-13T18:23:00Z">
          <w:pPr>
            <w:jc w:val="both"/>
          </w:pPr>
        </w:pPrChange>
      </w:pPr>
      <w:ins w:id="921" w:author="Swapnaneel Ghosh" w:date="2023-05-13T18:23:00Z">
        <w:r w:rsidRPr="00B12C75">
          <w:rPr>
            <w:rFonts w:cstheme="minorHAnsi"/>
            <w:sz w:val="26"/>
            <w:szCs w:val="26"/>
          </w:rPr>
          <w:t>A distribution graph is somewhat similar to a unit hydrograph in the sense that it is a plot having the same time scale on z-axis as in a unit hydrograph, but the ordinates on y-axis are not the S.R.O. rates as in a unit hydrograph, but the percentage of total S.R.O. that occurred during successive arbitrarily chosen time intervals. This graph is more rational than a unit hydrograph in the sense that all the unit storms irrespective of their magnitude, produce almost identical distribution graphs. Now, once a D-graph is derived for a drainage basin (from the runoff hydrograph of a unit storm), it serves as a means of converting any expected volume of surface runoff (i.e. excess or effective rainfall) into hydrograph of river discharge.</w:t>
        </w:r>
      </w:ins>
    </w:p>
    <w:p w14:paraId="628D7BFE" w14:textId="18DD9D1A" w:rsidR="00FC433B" w:rsidRPr="00B12C75" w:rsidRDefault="00FC433B">
      <w:pPr>
        <w:ind w:left="720"/>
        <w:jc w:val="both"/>
        <w:rPr>
          <w:ins w:id="922" w:author="Swapnaneel Ghosh" w:date="2023-05-13T18:23:00Z"/>
          <w:rFonts w:cstheme="minorHAnsi"/>
          <w:sz w:val="26"/>
          <w:szCs w:val="26"/>
        </w:rPr>
        <w:pPrChange w:id="923" w:author="Swapnaneel Ghosh" w:date="2023-05-13T18:23:00Z">
          <w:pPr>
            <w:jc w:val="both"/>
          </w:pPr>
        </w:pPrChange>
      </w:pPr>
      <w:ins w:id="924" w:author="Swapnaneel Ghosh" w:date="2023-05-13T18:23:00Z">
        <w:r w:rsidRPr="00B12C75">
          <w:rPr>
            <w:rFonts w:cstheme="minorHAnsi"/>
            <w:sz w:val="26"/>
            <w:szCs w:val="26"/>
          </w:rPr>
          <w:t>It can also be stated here that the time interval chosen for the D-graph percentages, has no bearing in relation to the duration of rainfall excess, and the magnitude of this interval depends entirely upon how accurate a reproduction of the hydrograph is desired, and upon the time available for computations. Usually, this interval is taken as 0.1 times the total period of the hydrograph (i.e. the base).</w:t>
        </w:r>
      </w:ins>
    </w:p>
    <w:p w14:paraId="68DA9AFC" w14:textId="1A3898FE" w:rsidR="00FC433B" w:rsidRPr="00B12C75" w:rsidRDefault="00FC433B">
      <w:pPr>
        <w:ind w:left="720"/>
        <w:jc w:val="both"/>
        <w:rPr>
          <w:ins w:id="925" w:author="Swapnaneel Ghosh" w:date="2023-05-13T18:23:00Z"/>
          <w:rFonts w:cstheme="minorHAnsi"/>
          <w:sz w:val="26"/>
          <w:szCs w:val="26"/>
        </w:rPr>
        <w:pPrChange w:id="926" w:author="Swapnaneel Ghosh" w:date="2023-05-13T18:24:00Z">
          <w:pPr>
            <w:jc w:val="both"/>
          </w:pPr>
        </w:pPrChange>
      </w:pPr>
      <w:ins w:id="927" w:author="Swapnaneel Ghosh" w:date="2023-05-13T18:23:00Z">
        <w:r w:rsidRPr="00B12C75">
          <w:rPr>
            <w:rFonts w:cstheme="minorHAnsi"/>
            <w:sz w:val="26"/>
            <w:szCs w:val="26"/>
          </w:rPr>
          <w:t>For obtaining the distribution graph, therefore, the hydrograph of unit storm must be divided into a suitable number of time intervals.</w:t>
        </w:r>
      </w:ins>
    </w:p>
    <w:p w14:paraId="25789BFA" w14:textId="3F692C54" w:rsidR="00FC433B" w:rsidRPr="00B12C75" w:rsidRDefault="00FC433B">
      <w:pPr>
        <w:ind w:left="720"/>
        <w:jc w:val="both"/>
        <w:rPr>
          <w:ins w:id="928" w:author="Swapnaneel Ghosh" w:date="2023-05-13T18:23:00Z"/>
          <w:rFonts w:cstheme="minorHAnsi"/>
          <w:sz w:val="26"/>
          <w:szCs w:val="26"/>
        </w:rPr>
        <w:pPrChange w:id="929" w:author="Swapnaneel Ghosh" w:date="2023-05-13T18:24:00Z">
          <w:pPr>
            <w:jc w:val="both"/>
          </w:pPr>
        </w:pPrChange>
      </w:pPr>
      <w:ins w:id="930" w:author="Swapnaneel Ghosh" w:date="2023-05-13T18:23:00Z">
        <w:r w:rsidRPr="00B12C75">
          <w:rPr>
            <w:rFonts w:cstheme="minorHAnsi"/>
            <w:sz w:val="26"/>
            <w:szCs w:val="26"/>
          </w:rPr>
          <w:t>The area under each strip is calculated, which is expressed as percentage of the total area under the unit graph.</w:t>
        </w:r>
      </w:ins>
    </w:p>
    <w:p w14:paraId="1F0484EA" w14:textId="667F0EA0" w:rsidR="00FC433B" w:rsidRPr="00B12C75" w:rsidRDefault="00FC433B">
      <w:pPr>
        <w:ind w:left="720"/>
        <w:jc w:val="both"/>
        <w:rPr>
          <w:ins w:id="931" w:author="Swapnaneel Ghosh" w:date="2023-05-13T18:23:00Z"/>
          <w:rFonts w:cstheme="minorHAnsi"/>
          <w:sz w:val="26"/>
          <w:szCs w:val="26"/>
        </w:rPr>
        <w:pPrChange w:id="932" w:author="Swapnaneel Ghosh" w:date="2023-05-13T18:24:00Z">
          <w:pPr>
            <w:jc w:val="both"/>
          </w:pPr>
        </w:pPrChange>
      </w:pPr>
      <w:ins w:id="933" w:author="Swapnaneel Ghosh" w:date="2023-05-13T18:23:00Z">
        <w:r w:rsidRPr="00B12C75">
          <w:rPr>
            <w:rFonts w:cstheme="minorHAnsi"/>
            <w:sz w:val="26"/>
            <w:szCs w:val="26"/>
          </w:rPr>
          <w:t>Say for example, in Fig. 1.16, the unit hydrograph is divided into 10 intervals each of 10 minutes unit duration, and let areas under these strips be a1, a2, a3 …., 910 and let the total area be a1+a2+... a10=A.</w:t>
        </w:r>
      </w:ins>
    </w:p>
    <w:p w14:paraId="0B6BB63D" w14:textId="4D369427" w:rsidR="00FC433B" w:rsidRDefault="00B911F1" w:rsidP="00B911F1">
      <w:pPr>
        <w:jc w:val="center"/>
        <w:rPr>
          <w:ins w:id="934" w:author="Swapnaneel Ghosh" w:date="2023-05-13T18:31:00Z"/>
          <w:rFonts w:cstheme="minorHAnsi"/>
          <w:sz w:val="26"/>
          <w:szCs w:val="26"/>
        </w:rPr>
      </w:pPr>
      <w:ins w:id="935" w:author="Swapnaneel Ghosh" w:date="2023-05-13T18:31:00Z">
        <w:r>
          <w:rPr>
            <w:rFonts w:cstheme="minorHAnsi"/>
            <w:noProof/>
            <w:sz w:val="26"/>
            <w:szCs w:val="26"/>
          </w:rPr>
          <w:lastRenderedPageBreak/>
          <w:drawing>
            <wp:inline distT="0" distB="0" distL="0" distR="0" wp14:anchorId="41DE7AA7" wp14:editId="74331E17">
              <wp:extent cx="5721985" cy="3194050"/>
              <wp:effectExtent l="0" t="0" r="0" b="6350"/>
              <wp:docPr id="128873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36248" name="Picture 12887362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107" cy="3199142"/>
                      </a:xfrm>
                      <a:prstGeom prst="rect">
                        <a:avLst/>
                      </a:prstGeom>
                    </pic:spPr>
                  </pic:pic>
                </a:graphicData>
              </a:graphic>
            </wp:inline>
          </w:drawing>
        </w:r>
      </w:ins>
    </w:p>
    <w:p w14:paraId="1769A9C6" w14:textId="539BC294" w:rsidR="00B911F1" w:rsidRPr="00B911F1" w:rsidRDefault="00B911F1">
      <w:pPr>
        <w:jc w:val="center"/>
        <w:rPr>
          <w:ins w:id="936" w:author="Swapnaneel Ghosh" w:date="2023-05-13T18:23:00Z"/>
          <w:rFonts w:cstheme="minorHAnsi"/>
          <w:b/>
          <w:bCs/>
          <w:sz w:val="26"/>
          <w:szCs w:val="26"/>
          <w:rPrChange w:id="937" w:author="Swapnaneel Ghosh" w:date="2023-05-13T18:31:00Z">
            <w:rPr>
              <w:ins w:id="938" w:author="Swapnaneel Ghosh" w:date="2023-05-13T18:23:00Z"/>
              <w:rFonts w:cstheme="minorHAnsi"/>
              <w:sz w:val="26"/>
              <w:szCs w:val="26"/>
            </w:rPr>
          </w:rPrChange>
        </w:rPr>
        <w:pPrChange w:id="939" w:author="Swapnaneel Ghosh" w:date="2023-05-13T18:31:00Z">
          <w:pPr>
            <w:jc w:val="both"/>
          </w:pPr>
        </w:pPrChange>
      </w:pPr>
      <w:ins w:id="940" w:author="Swapnaneel Ghosh" w:date="2023-05-13T18:31:00Z">
        <w:r w:rsidRPr="00B911F1">
          <w:rPr>
            <w:rFonts w:cstheme="minorHAnsi"/>
            <w:b/>
            <w:bCs/>
            <w:sz w:val="26"/>
            <w:szCs w:val="26"/>
            <w:rPrChange w:id="941" w:author="Swapnaneel Ghosh" w:date="2023-05-13T18:31:00Z">
              <w:rPr>
                <w:rFonts w:cstheme="minorHAnsi"/>
                <w:sz w:val="26"/>
                <w:szCs w:val="26"/>
              </w:rPr>
            </w:rPrChange>
          </w:rPr>
          <w:t>Fig. 3.7</w:t>
        </w:r>
      </w:ins>
    </w:p>
    <w:p w14:paraId="3E3B0299" w14:textId="02D93C10" w:rsidR="00FC433B" w:rsidRPr="00676279" w:rsidRDefault="00676279">
      <w:pPr>
        <w:ind w:firstLine="720"/>
        <w:jc w:val="both"/>
        <w:rPr>
          <w:ins w:id="942" w:author="Swapnaneel Ghosh" w:date="2023-05-13T18:23:00Z"/>
          <w:rFonts w:ascii="Cambria Math" w:hAnsi="Cambria Math" w:cstheme="minorHAnsi"/>
          <w:sz w:val="26"/>
          <w:szCs w:val="26"/>
          <w:oMath/>
          <w:rPrChange w:id="943" w:author="Swapnaneel Ghosh" w:date="2023-05-13T18:27:00Z">
            <w:rPr>
              <w:ins w:id="944" w:author="Swapnaneel Ghosh" w:date="2023-05-13T18:23:00Z"/>
              <w:rFonts w:cstheme="minorHAnsi"/>
              <w:sz w:val="26"/>
              <w:szCs w:val="26"/>
              <w:oMath/>
            </w:rPr>
          </w:rPrChange>
        </w:rPr>
        <w:pPrChange w:id="945" w:author="Swapnaneel Ghosh" w:date="2023-05-13T18:24:00Z">
          <w:pPr>
            <w:jc w:val="both"/>
          </w:pPr>
        </w:pPrChange>
      </w:pPr>
      <m:oMathPara>
        <m:oMath>
          <m:r>
            <w:ins w:id="946" w:author="Swapnaneel Ghosh" w:date="2023-05-13T18:23:00Z">
              <w:rPr>
                <w:rFonts w:ascii="Cambria Math" w:hAnsi="Cambria Math" w:cstheme="minorHAnsi"/>
                <w:sz w:val="26"/>
                <w:szCs w:val="26"/>
              </w:rPr>
              <m:t>Then, y1 = 1st ordinate of distribution graph = a1*100/(A)</m:t>
            </w:ins>
          </m:r>
        </m:oMath>
      </m:oMathPara>
    </w:p>
    <w:p w14:paraId="78DF8983" w14:textId="3BCB7C66" w:rsidR="00FC433B" w:rsidRPr="00676279" w:rsidRDefault="00FC433B" w:rsidP="00FC433B">
      <w:pPr>
        <w:jc w:val="both"/>
        <w:rPr>
          <w:ins w:id="947" w:author="Swapnaneel Ghosh" w:date="2023-05-13T18:23:00Z"/>
          <w:rFonts w:ascii="Cambria Math" w:hAnsi="Cambria Math" w:cstheme="minorHAnsi"/>
          <w:sz w:val="26"/>
          <w:szCs w:val="26"/>
          <w:oMath/>
          <w:rPrChange w:id="948" w:author="Swapnaneel Ghosh" w:date="2023-05-13T18:27:00Z">
            <w:rPr>
              <w:ins w:id="949" w:author="Swapnaneel Ghosh" w:date="2023-05-13T18:23:00Z"/>
              <w:rFonts w:cstheme="minorHAnsi"/>
              <w:sz w:val="26"/>
              <w:szCs w:val="26"/>
              <w:oMath/>
            </w:rPr>
          </w:rPrChange>
        </w:rPr>
      </w:pPr>
      <m:oMathPara>
        <m:oMath>
          <m:r>
            <w:ins w:id="950" w:author="Swapnaneel Ghosh" w:date="2023-05-13T18:23:00Z">
              <w:rPr>
                <w:rFonts w:ascii="Cambria Math" w:hAnsi="Cambria Math" w:cstheme="minorHAnsi"/>
                <w:sz w:val="26"/>
                <w:szCs w:val="26"/>
              </w:rPr>
              <m:t>y2 = 2nd ordinate of distribution graph = a2*100/(A)</m:t>
            </w:ins>
          </m:r>
        </m:oMath>
      </m:oMathPara>
    </w:p>
    <w:p w14:paraId="32AB4FF1" w14:textId="5222E01B" w:rsidR="00FC433B" w:rsidRPr="00676279" w:rsidRDefault="00FC433B" w:rsidP="00FC433B">
      <w:pPr>
        <w:jc w:val="both"/>
        <w:rPr>
          <w:ins w:id="951" w:author="Swapnaneel Ghosh" w:date="2023-05-13T18:23:00Z"/>
          <w:rFonts w:ascii="Cambria Math" w:hAnsi="Cambria Math" w:cstheme="minorHAnsi"/>
          <w:sz w:val="26"/>
          <w:szCs w:val="26"/>
          <w:oMath/>
          <w:rPrChange w:id="952" w:author="Swapnaneel Ghosh" w:date="2023-05-13T18:27:00Z">
            <w:rPr>
              <w:ins w:id="953" w:author="Swapnaneel Ghosh" w:date="2023-05-13T18:23:00Z"/>
              <w:rFonts w:cstheme="minorHAnsi"/>
              <w:sz w:val="26"/>
              <w:szCs w:val="26"/>
              <w:oMath/>
            </w:rPr>
          </w:rPrChange>
        </w:rPr>
      </w:pPr>
      <m:oMathPara>
        <m:oMath>
          <m:r>
            <w:ins w:id="954" w:author="Swapnaneel Ghosh" w:date="2023-05-13T18:23:00Z">
              <w:rPr>
                <w:rFonts w:ascii="Cambria Math" w:hAnsi="Cambria Math" w:cstheme="minorHAnsi"/>
                <w:sz w:val="26"/>
                <w:szCs w:val="26"/>
              </w:rPr>
              <m:t>y3 = 3rd ordinate of distribution graph = a3*100/(A)</m:t>
            </w:ins>
          </m:r>
        </m:oMath>
      </m:oMathPara>
    </w:p>
    <w:p w14:paraId="71269302" w14:textId="4F0E82B8" w:rsidR="00FC433B" w:rsidRPr="00676279" w:rsidRDefault="00676279" w:rsidP="00FC433B">
      <w:pPr>
        <w:jc w:val="both"/>
        <w:rPr>
          <w:ins w:id="955" w:author="Swapnaneel Ghosh" w:date="2023-05-13T18:23:00Z"/>
          <w:rFonts w:ascii="Cambria Math" w:hAnsi="Cambria Math" w:cstheme="minorHAnsi"/>
          <w:sz w:val="26"/>
          <w:szCs w:val="26"/>
          <w:oMath/>
          <w:rPrChange w:id="956" w:author="Swapnaneel Ghosh" w:date="2023-05-13T18:27:00Z">
            <w:rPr>
              <w:ins w:id="957" w:author="Swapnaneel Ghosh" w:date="2023-05-13T18:23:00Z"/>
              <w:rFonts w:cstheme="minorHAnsi"/>
              <w:sz w:val="26"/>
              <w:szCs w:val="26"/>
              <w:oMath/>
            </w:rPr>
          </w:rPrChange>
        </w:rPr>
      </w:pPr>
      <m:oMathPara>
        <m:oMath>
          <m:r>
            <w:ins w:id="958" w:author="Swapnaneel Ghosh" w:date="2023-05-13T18:23:00Z">
              <w:rPr>
                <w:rFonts w:ascii="Cambria Math" w:hAnsi="Cambria Math" w:cstheme="minorHAnsi"/>
                <w:sz w:val="26"/>
                <w:szCs w:val="26"/>
              </w:rPr>
              <m:t xml:space="preserve">                    …………………………………………………………………………</m:t>
            </w:ins>
          </m:r>
        </m:oMath>
      </m:oMathPara>
    </w:p>
    <w:p w14:paraId="6FE2B859" w14:textId="3DEEE840" w:rsidR="00FC433B" w:rsidRPr="00676279" w:rsidRDefault="00FC433B" w:rsidP="00FC433B">
      <w:pPr>
        <w:jc w:val="both"/>
        <w:rPr>
          <w:ins w:id="959" w:author="Swapnaneel Ghosh" w:date="2023-05-13T18:23:00Z"/>
          <w:rFonts w:ascii="Cambria Math" w:hAnsi="Cambria Math" w:cstheme="minorHAnsi"/>
          <w:sz w:val="26"/>
          <w:szCs w:val="26"/>
          <w:oMath/>
          <w:rPrChange w:id="960" w:author="Swapnaneel Ghosh" w:date="2023-05-13T18:27:00Z">
            <w:rPr>
              <w:ins w:id="961" w:author="Swapnaneel Ghosh" w:date="2023-05-13T18:23:00Z"/>
              <w:rFonts w:cstheme="minorHAnsi"/>
              <w:sz w:val="26"/>
              <w:szCs w:val="26"/>
              <w:oMath/>
            </w:rPr>
          </w:rPrChange>
        </w:rPr>
      </w:pPr>
      <m:oMathPara>
        <m:oMath>
          <m:r>
            <w:ins w:id="962" w:author="Swapnaneel Ghosh" w:date="2023-05-13T18:23:00Z">
              <w:rPr>
                <w:rFonts w:ascii="Cambria Math" w:hAnsi="Cambria Math" w:cstheme="minorHAnsi"/>
                <w:sz w:val="26"/>
                <w:szCs w:val="26"/>
              </w:rPr>
              <m:t>Y10 = 10th ordinate of distribution graph = a10*100/(A)</m:t>
            </w:ins>
          </m:r>
        </m:oMath>
      </m:oMathPara>
    </w:p>
    <w:p w14:paraId="67C71BA6" w14:textId="77777777" w:rsidR="00FC433B" w:rsidRPr="00B12C75" w:rsidRDefault="00FC433B">
      <w:pPr>
        <w:ind w:left="720"/>
        <w:jc w:val="both"/>
        <w:rPr>
          <w:ins w:id="963" w:author="Swapnaneel Ghosh" w:date="2023-05-13T18:23:00Z"/>
          <w:rFonts w:cstheme="minorHAnsi"/>
          <w:sz w:val="26"/>
          <w:szCs w:val="26"/>
        </w:rPr>
        <w:pPrChange w:id="964" w:author="Swapnaneel Ghosh" w:date="2023-05-13T18:24:00Z">
          <w:pPr>
            <w:jc w:val="both"/>
          </w:pPr>
        </w:pPrChange>
      </w:pPr>
      <w:ins w:id="965" w:author="Swapnaneel Ghosh" w:date="2023-05-13T18:23:00Z">
        <w:r w:rsidRPr="00B12C75">
          <w:rPr>
            <w:rFonts w:cstheme="minorHAnsi"/>
            <w:sz w:val="26"/>
            <w:szCs w:val="26"/>
          </w:rPr>
          <w:tab/>
          <w:t>The ordinates y1, y2, y3….,y10 are plotted on y-axis against the corresponding strip (centre point of each strip). They are joined together, so as to obtain the distribution graph.</w:t>
        </w:r>
      </w:ins>
    </w:p>
    <w:p w14:paraId="5C7CB01B" w14:textId="7A27AAF6" w:rsidR="00FC433B" w:rsidRPr="00B12C75" w:rsidRDefault="00FC433B">
      <w:pPr>
        <w:ind w:left="720"/>
        <w:jc w:val="both"/>
        <w:rPr>
          <w:ins w:id="966" w:author="Swapnaneel Ghosh" w:date="2023-05-13T18:23:00Z"/>
          <w:rFonts w:cstheme="minorHAnsi"/>
          <w:sz w:val="26"/>
          <w:szCs w:val="26"/>
        </w:rPr>
        <w:pPrChange w:id="967" w:author="Swapnaneel Ghosh" w:date="2023-05-13T18:24:00Z">
          <w:pPr>
            <w:jc w:val="both"/>
          </w:pPr>
        </w:pPrChange>
      </w:pPr>
      <w:ins w:id="968" w:author="Swapnaneel Ghosh" w:date="2023-05-13T18:23:00Z">
        <w:r w:rsidRPr="00B12C75">
          <w:rPr>
            <w:rFonts w:cstheme="minorHAnsi"/>
            <w:sz w:val="26"/>
            <w:szCs w:val="26"/>
          </w:rPr>
          <w:t>The simplest method to calculate y1, y2, y3... y10 in the above case, would be, to measure the ordinate at the centre point of each strip and to divide each by their sum. Let q0-1 be the ordinate of S.R.O. between 0 and 1, and similarly, q1-2 be the ordinate of S.R.O. between 1 and 2, and so on, then</w:t>
        </w:r>
      </w:ins>
    </w:p>
    <w:p w14:paraId="367CDEDD" w14:textId="16E2FDF3" w:rsidR="00FC433B" w:rsidRPr="00822B81" w:rsidRDefault="00FC433B" w:rsidP="00FC433B">
      <w:pPr>
        <w:jc w:val="both"/>
        <w:rPr>
          <w:ins w:id="969" w:author="Swapnaneel Ghosh" w:date="2023-05-13T18:23:00Z"/>
          <w:rFonts w:ascii="Cambria Math" w:hAnsi="Cambria Math" w:cstheme="minorHAnsi"/>
          <w:sz w:val="26"/>
          <w:szCs w:val="26"/>
          <w:oMath/>
          <w:rPrChange w:id="970" w:author="Swapnaneel Ghosh" w:date="2023-05-13T18:26:00Z">
            <w:rPr>
              <w:ins w:id="971" w:author="Swapnaneel Ghosh" w:date="2023-05-13T18:23:00Z"/>
              <w:rFonts w:cstheme="minorHAnsi"/>
              <w:sz w:val="26"/>
              <w:szCs w:val="26"/>
              <w:oMath/>
            </w:rPr>
          </w:rPrChange>
        </w:rPr>
      </w:pPr>
      <w:ins w:id="972" w:author="Swapnaneel Ghosh" w:date="2023-05-13T18:23:00Z">
        <w:r w:rsidRPr="00B12C75">
          <w:rPr>
            <w:rFonts w:cstheme="minorHAnsi"/>
            <w:sz w:val="26"/>
            <w:szCs w:val="26"/>
          </w:rPr>
          <w:tab/>
        </w:r>
      </w:ins>
      <m:oMath>
        <m:r>
          <w:ins w:id="973" w:author="Swapnaneel Ghosh" w:date="2023-05-13T18:23:00Z">
            <w:rPr>
              <w:rFonts w:ascii="Cambria Math" w:hAnsi="Cambria Math" w:cstheme="minorHAnsi"/>
              <w:sz w:val="26"/>
              <w:szCs w:val="26"/>
            </w:rPr>
            <m:t>y</m:t>
          </w:ins>
        </m:r>
        <m:r>
          <w:ins w:id="974" w:author="Swapnaneel Ghosh" w:date="2023-05-13T18:27:00Z">
            <w:rPr>
              <w:rFonts w:ascii="Cambria Math" w:hAnsi="Cambria Math" w:cstheme="minorHAnsi"/>
              <w:sz w:val="26"/>
              <w:szCs w:val="26"/>
            </w:rPr>
            <m:t>0</m:t>
          </w:ins>
        </m:r>
        <m:r>
          <w:ins w:id="975" w:author="Swapnaneel Ghosh" w:date="2023-05-13T18:23:00Z">
            <w:rPr>
              <w:rFonts w:ascii="Cambria Math" w:hAnsi="Cambria Math" w:cstheme="minorHAnsi"/>
              <w:sz w:val="26"/>
              <w:szCs w:val="26"/>
            </w:rPr>
            <m:t xml:space="preserve"> = q0-1*100/q0-1+q1-2+…+q9-10</m:t>
          </w:ins>
        </m:r>
      </m:oMath>
    </w:p>
    <w:p w14:paraId="6F7EA311" w14:textId="28897BC8" w:rsidR="00FC433B" w:rsidRPr="00822B81" w:rsidRDefault="00FC433B" w:rsidP="00FC433B">
      <w:pPr>
        <w:jc w:val="both"/>
        <w:rPr>
          <w:ins w:id="976" w:author="Swapnaneel Ghosh" w:date="2023-05-13T18:23:00Z"/>
          <w:rFonts w:ascii="Cambria Math" w:hAnsi="Cambria Math" w:cstheme="minorHAnsi"/>
          <w:sz w:val="26"/>
          <w:szCs w:val="26"/>
          <w:oMath/>
          <w:rPrChange w:id="977" w:author="Swapnaneel Ghosh" w:date="2023-05-13T18:26:00Z">
            <w:rPr>
              <w:ins w:id="978" w:author="Swapnaneel Ghosh" w:date="2023-05-13T18:23:00Z"/>
              <w:rFonts w:cstheme="minorHAnsi"/>
              <w:sz w:val="26"/>
              <w:szCs w:val="26"/>
              <w:oMath/>
            </w:rPr>
          </w:rPrChange>
        </w:rPr>
      </w:pPr>
      <m:oMathPara>
        <m:oMath>
          <m:r>
            <w:ins w:id="979" w:author="Swapnaneel Ghosh" w:date="2023-05-13T18:23:00Z">
              <w:rPr>
                <w:rFonts w:ascii="Cambria Math" w:hAnsi="Cambria Math" w:cstheme="minorHAnsi"/>
                <w:sz w:val="26"/>
                <w:szCs w:val="26"/>
              </w:rPr>
              <m:t>y1 = q1-2*100/q0-1+q1-2+…+q9-10</m:t>
            </w:ins>
          </m:r>
        </m:oMath>
      </m:oMathPara>
    </w:p>
    <w:p w14:paraId="6842BAC2" w14:textId="68B56F31" w:rsidR="00FC433B" w:rsidRPr="00822B81" w:rsidRDefault="00FC433B" w:rsidP="00FC433B">
      <w:pPr>
        <w:jc w:val="both"/>
        <w:rPr>
          <w:ins w:id="980" w:author="Swapnaneel Ghosh" w:date="2023-05-13T18:23:00Z"/>
          <w:rFonts w:ascii="Cambria Math" w:hAnsi="Cambria Math" w:cstheme="minorHAnsi"/>
          <w:sz w:val="26"/>
          <w:szCs w:val="26"/>
          <w:oMath/>
          <w:rPrChange w:id="981" w:author="Swapnaneel Ghosh" w:date="2023-05-13T18:26:00Z">
            <w:rPr>
              <w:ins w:id="982" w:author="Swapnaneel Ghosh" w:date="2023-05-13T18:23:00Z"/>
              <w:rFonts w:cstheme="minorHAnsi"/>
              <w:sz w:val="26"/>
              <w:szCs w:val="26"/>
              <w:oMath/>
            </w:rPr>
          </w:rPrChange>
        </w:rPr>
      </w:pPr>
      <m:oMathPara>
        <m:oMath>
          <m:r>
            <w:ins w:id="983" w:author="Swapnaneel Ghosh" w:date="2023-05-13T18:23:00Z">
              <w:rPr>
                <w:rFonts w:ascii="Cambria Math" w:hAnsi="Cambria Math" w:cstheme="minorHAnsi"/>
                <w:sz w:val="26"/>
                <w:szCs w:val="26"/>
              </w:rPr>
              <m:t>y3 = q2-3*100/q0-1+q1-2+…+q9-10</m:t>
            </w:ins>
          </m:r>
        </m:oMath>
      </m:oMathPara>
    </w:p>
    <w:p w14:paraId="6303A0C8" w14:textId="6FE562AC" w:rsidR="00FC433B" w:rsidRPr="00822B81" w:rsidRDefault="00FC433B" w:rsidP="00FC433B">
      <w:pPr>
        <w:jc w:val="both"/>
        <w:rPr>
          <w:ins w:id="984" w:author="Swapnaneel Ghosh" w:date="2023-05-13T18:23:00Z"/>
          <w:rFonts w:ascii="Cambria Math" w:hAnsi="Cambria Math" w:cstheme="minorHAnsi"/>
          <w:sz w:val="26"/>
          <w:szCs w:val="26"/>
          <w:oMath/>
          <w:rPrChange w:id="985" w:author="Swapnaneel Ghosh" w:date="2023-05-13T18:26:00Z">
            <w:rPr>
              <w:ins w:id="986" w:author="Swapnaneel Ghosh" w:date="2023-05-13T18:23:00Z"/>
              <w:rFonts w:cstheme="minorHAnsi"/>
              <w:sz w:val="26"/>
              <w:szCs w:val="26"/>
              <w:oMath/>
            </w:rPr>
          </w:rPrChange>
        </w:rPr>
      </w:pPr>
      <m:oMathPara>
        <m:oMath>
          <m:r>
            <w:ins w:id="987" w:author="Swapnaneel Ghosh" w:date="2023-05-13T18:23:00Z">
              <w:rPr>
                <w:rFonts w:ascii="Cambria Math" w:hAnsi="Cambria Math" w:cstheme="minorHAnsi"/>
                <w:sz w:val="26"/>
                <w:szCs w:val="26"/>
              </w:rPr>
              <m:t>………………………………………………………</m:t>
            </w:ins>
          </m:r>
        </m:oMath>
      </m:oMathPara>
    </w:p>
    <w:p w14:paraId="1D3BFF9C" w14:textId="0A1B2873" w:rsidR="00FC433B" w:rsidRPr="00822B81" w:rsidRDefault="00FC433B" w:rsidP="00FC433B">
      <w:pPr>
        <w:jc w:val="both"/>
        <w:rPr>
          <w:ins w:id="988" w:author="Swapnaneel Ghosh" w:date="2023-05-13T18:23:00Z"/>
          <w:rFonts w:ascii="Cambria Math" w:hAnsi="Cambria Math" w:cstheme="minorHAnsi"/>
          <w:sz w:val="26"/>
          <w:szCs w:val="26"/>
          <w:oMath/>
          <w:rPrChange w:id="989" w:author="Swapnaneel Ghosh" w:date="2023-05-13T18:26:00Z">
            <w:rPr>
              <w:ins w:id="990" w:author="Swapnaneel Ghosh" w:date="2023-05-13T18:23:00Z"/>
              <w:rFonts w:cstheme="minorHAnsi"/>
              <w:sz w:val="26"/>
              <w:szCs w:val="26"/>
              <w:oMath/>
            </w:rPr>
          </w:rPrChange>
        </w:rPr>
      </w:pPr>
      <m:oMathPara>
        <m:oMath>
          <m:r>
            <w:ins w:id="991" w:author="Swapnaneel Ghosh" w:date="2023-05-13T18:23:00Z">
              <w:rPr>
                <w:rFonts w:ascii="Cambria Math" w:hAnsi="Cambria Math" w:cstheme="minorHAnsi"/>
                <w:sz w:val="26"/>
                <w:szCs w:val="26"/>
              </w:rPr>
              <m:t>y10 = q9-10*100/q0-1+q1-2+…+q9-10</m:t>
            </w:ins>
          </m:r>
        </m:oMath>
      </m:oMathPara>
    </w:p>
    <w:p w14:paraId="21C9CD2E" w14:textId="6BD5C0E0" w:rsidR="00FC433B" w:rsidRDefault="00FC433B" w:rsidP="003B1C23">
      <w:pPr>
        <w:ind w:left="720"/>
        <w:jc w:val="both"/>
        <w:rPr>
          <w:ins w:id="992" w:author="Swapnaneel Ghosh" w:date="2023-05-13T18:40:00Z"/>
          <w:rFonts w:cstheme="minorHAnsi"/>
          <w:sz w:val="26"/>
          <w:szCs w:val="26"/>
        </w:rPr>
      </w:pPr>
      <w:ins w:id="993" w:author="Swapnaneel Ghosh" w:date="2023-05-13T18:23:00Z">
        <w:r w:rsidRPr="00B12C75">
          <w:rPr>
            <w:rFonts w:cstheme="minorHAnsi"/>
            <w:sz w:val="26"/>
            <w:szCs w:val="26"/>
          </w:rPr>
          <w:t>Since q0-1, q1-2, q2-3, etc. will, in the above case, be the S.R.O. in cumecs corresponding to time intervals of 5, 15, 20 ... minutes; and hence even plotting of unit hydrograph is not required, if the S.R.O. ordinates are given corresponding to the mid-intervals</w:t>
        </w:r>
      </w:ins>
      <w:ins w:id="994" w:author="Swapnaneel Ghosh" w:date="2023-05-13T18:24:00Z">
        <w:r w:rsidR="0052611D">
          <w:rPr>
            <w:rFonts w:cstheme="minorHAnsi"/>
            <w:sz w:val="26"/>
            <w:szCs w:val="26"/>
          </w:rPr>
          <w:t>.</w:t>
        </w:r>
      </w:ins>
    </w:p>
    <w:p w14:paraId="1A3E3F3B" w14:textId="77777777" w:rsidR="008D5E69" w:rsidRDefault="008D5E69" w:rsidP="003B1C23">
      <w:pPr>
        <w:ind w:left="720"/>
        <w:jc w:val="both"/>
        <w:rPr>
          <w:ins w:id="995" w:author="Swapnaneel Ghosh" w:date="2023-05-13T18:32:00Z"/>
          <w:rFonts w:cstheme="minorHAnsi"/>
          <w:sz w:val="26"/>
          <w:szCs w:val="26"/>
        </w:rPr>
      </w:pPr>
    </w:p>
    <w:p w14:paraId="0EA588FD" w14:textId="77777777" w:rsidR="008D5E69" w:rsidRDefault="008D5E69" w:rsidP="008D5E69">
      <w:pPr>
        <w:ind w:left="720" w:hanging="720"/>
        <w:jc w:val="both"/>
        <w:rPr>
          <w:ins w:id="996" w:author="Swapnaneel Ghosh" w:date="2023-05-13T18:40:00Z"/>
          <w:rFonts w:cstheme="minorHAnsi"/>
          <w:b/>
          <w:sz w:val="26"/>
          <w:szCs w:val="26"/>
        </w:rPr>
      </w:pPr>
      <w:ins w:id="997" w:author="Swapnaneel Ghosh" w:date="2023-05-13T18:40:00Z">
        <w:r>
          <w:rPr>
            <w:rFonts w:cstheme="minorHAnsi"/>
            <w:b/>
            <w:sz w:val="26"/>
            <w:szCs w:val="26"/>
          </w:rPr>
          <w:lastRenderedPageBreak/>
          <w:t>3.7</w:t>
        </w:r>
        <w:r w:rsidRPr="00B12C75">
          <w:rPr>
            <w:rFonts w:cstheme="minorHAnsi"/>
            <w:b/>
            <w:sz w:val="26"/>
            <w:szCs w:val="26"/>
          </w:rPr>
          <w:t>.1.</w:t>
        </w:r>
        <w:r>
          <w:rPr>
            <w:rFonts w:cstheme="minorHAnsi"/>
            <w:b/>
            <w:sz w:val="26"/>
            <w:szCs w:val="26"/>
          </w:rPr>
          <w:tab/>
        </w:r>
        <w:r w:rsidRPr="00B12C75">
          <w:rPr>
            <w:rFonts w:cstheme="minorHAnsi"/>
            <w:b/>
            <w:sz w:val="26"/>
            <w:szCs w:val="26"/>
          </w:rPr>
          <w:t>Separation of the Base Flow from Discharge Hydrograph.</w:t>
        </w:r>
      </w:ins>
    </w:p>
    <w:p w14:paraId="3A6CF3EE" w14:textId="68548CAC" w:rsidR="008D5E69" w:rsidRPr="00B12C75" w:rsidRDefault="008D5E69">
      <w:pPr>
        <w:ind w:left="720"/>
        <w:jc w:val="both"/>
        <w:rPr>
          <w:ins w:id="998" w:author="Swapnaneel Ghosh" w:date="2023-05-13T18:40:00Z"/>
          <w:rFonts w:cstheme="minorHAnsi"/>
          <w:sz w:val="26"/>
          <w:szCs w:val="26"/>
        </w:rPr>
        <w:pPrChange w:id="999" w:author="Swapnaneel Ghosh" w:date="2023-05-13T18:40:00Z">
          <w:pPr>
            <w:jc w:val="both"/>
          </w:pPr>
        </w:pPrChange>
      </w:pPr>
      <w:ins w:id="1000" w:author="Swapnaneel Ghosh" w:date="2023-05-13T18:40:00Z">
        <w:r w:rsidRPr="00B12C75">
          <w:rPr>
            <w:rFonts w:cstheme="minorHAnsi"/>
            <w:b/>
            <w:sz w:val="26"/>
            <w:szCs w:val="26"/>
          </w:rPr>
          <w:t xml:space="preserve"> </w:t>
        </w:r>
        <w:r w:rsidRPr="00B12C75">
          <w:rPr>
            <w:rFonts w:cstheme="minorHAnsi"/>
            <w:sz w:val="26"/>
            <w:szCs w:val="26"/>
          </w:rPr>
          <w:t>In separate the base flow from the flow hydrograph of a stream. In other words, the surface runoff and ground water discharge must, first of all, be separated.</w:t>
        </w:r>
      </w:ins>
    </w:p>
    <w:p w14:paraId="00D6C90E" w14:textId="244EB3B3" w:rsidR="008D5E69" w:rsidRPr="00B12C75" w:rsidRDefault="008D5E69">
      <w:pPr>
        <w:ind w:left="720"/>
        <w:jc w:val="both"/>
        <w:rPr>
          <w:ins w:id="1001" w:author="Swapnaneel Ghosh" w:date="2023-05-13T18:40:00Z"/>
          <w:rFonts w:cstheme="minorHAnsi"/>
          <w:sz w:val="26"/>
          <w:szCs w:val="26"/>
        </w:rPr>
        <w:pPrChange w:id="1002" w:author="Swapnaneel Ghosh" w:date="2023-05-13T18:40:00Z">
          <w:pPr>
            <w:jc w:val="both"/>
          </w:pPr>
        </w:pPrChange>
      </w:pPr>
      <w:ins w:id="1003" w:author="Swapnaneel Ghosh" w:date="2023-05-13T18:40:00Z">
        <w:r w:rsidRPr="00B12C75">
          <w:rPr>
            <w:rFonts w:cstheme="minorHAnsi"/>
            <w:sz w:val="26"/>
            <w:szCs w:val="26"/>
          </w:rPr>
          <w:t>The method of separating the ground water discharge from the runoff has been discussed earlier, and the line representing the base flow must be drawn in that manner, on the runoff hydrograph curve. Generally, the point of beginning of S.R.O. can be easily detected, because of the abrupt fashion in which the hydrograph rises at that point. While, the end point can be detected from the fact that at this stage, there is a sudden break in the slope of the recessional curve.</w:t>
        </w:r>
      </w:ins>
    </w:p>
    <w:p w14:paraId="4AEBDE86" w14:textId="44C15026" w:rsidR="008D5E69" w:rsidRPr="00B12C75" w:rsidRDefault="008D5E69">
      <w:pPr>
        <w:ind w:left="720"/>
        <w:jc w:val="both"/>
        <w:rPr>
          <w:ins w:id="1004" w:author="Swapnaneel Ghosh" w:date="2023-05-13T18:40:00Z"/>
          <w:rFonts w:cstheme="minorHAnsi"/>
          <w:sz w:val="26"/>
          <w:szCs w:val="26"/>
        </w:rPr>
        <w:pPrChange w:id="1005" w:author="Swapnaneel Ghosh" w:date="2023-05-13T18:41:00Z">
          <w:pPr>
            <w:jc w:val="both"/>
          </w:pPr>
        </w:pPrChange>
      </w:pPr>
      <w:ins w:id="1006" w:author="Swapnaneel Ghosh" w:date="2023-05-13T18:40:00Z">
        <w:r w:rsidRPr="00B12C75">
          <w:rPr>
            <w:rFonts w:cstheme="minorHAnsi"/>
            <w:sz w:val="26"/>
            <w:szCs w:val="26"/>
          </w:rPr>
          <w:t>Sometimes, when other methods for detecting the starting point and end point fail, these points may be arbitrarily chosen, depending upon the personal judgement.</w:t>
        </w:r>
      </w:ins>
    </w:p>
    <w:p w14:paraId="55C49C9C" w14:textId="42CE9766" w:rsidR="008D5E69" w:rsidRPr="00B12C75" w:rsidRDefault="008D5E69">
      <w:pPr>
        <w:ind w:left="720"/>
        <w:jc w:val="both"/>
        <w:rPr>
          <w:ins w:id="1007" w:author="Swapnaneel Ghosh" w:date="2023-05-13T18:40:00Z"/>
          <w:rFonts w:cstheme="minorHAnsi"/>
          <w:b/>
          <w:sz w:val="26"/>
          <w:szCs w:val="26"/>
        </w:rPr>
        <w:pPrChange w:id="1008" w:author="Swapnaneel Ghosh" w:date="2023-05-13T18:41:00Z">
          <w:pPr>
            <w:jc w:val="both"/>
          </w:pPr>
        </w:pPrChange>
      </w:pPr>
      <w:ins w:id="1009" w:author="Swapnaneel Ghosh" w:date="2023-05-13T18:40:00Z">
        <w:r w:rsidRPr="00B12C75">
          <w:rPr>
            <w:rFonts w:cstheme="minorHAnsi"/>
            <w:sz w:val="26"/>
            <w:szCs w:val="26"/>
          </w:rPr>
          <w:t>When two overlapping unit hydrographs are involved, they are also separated into single hydrographs. This is illustrated in Fig. 1.20. The recession side of the 1st hydrograph is assumed to be the same as that of the 2nd hydrograph.</w:t>
        </w:r>
      </w:ins>
    </w:p>
    <w:p w14:paraId="015EC770" w14:textId="5CD43BD2" w:rsidR="00906163" w:rsidRDefault="00FC0686" w:rsidP="00FC0686">
      <w:pPr>
        <w:jc w:val="center"/>
        <w:rPr>
          <w:ins w:id="1010" w:author="Swapnaneel Ghosh" w:date="2023-05-13T18:44:00Z"/>
          <w:rFonts w:cstheme="minorHAnsi"/>
          <w:sz w:val="26"/>
          <w:szCs w:val="26"/>
        </w:rPr>
      </w:pPr>
      <w:ins w:id="1011" w:author="Swapnaneel Ghosh" w:date="2023-05-13T18:44:00Z">
        <w:r>
          <w:rPr>
            <w:rFonts w:cstheme="minorHAnsi"/>
            <w:noProof/>
            <w:sz w:val="26"/>
            <w:szCs w:val="26"/>
          </w:rPr>
          <w:drawing>
            <wp:inline distT="0" distB="0" distL="0" distR="0" wp14:anchorId="5507BD75" wp14:editId="26CD6F50">
              <wp:extent cx="5727469" cy="3146367"/>
              <wp:effectExtent l="0" t="0" r="6985" b="0"/>
              <wp:docPr id="164535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0255" name="Picture 1645350255"/>
                      <pic:cNvPicPr/>
                    </pic:nvPicPr>
                    <pic:blipFill>
                      <a:blip r:embed="rId20">
                        <a:extLst>
                          <a:ext uri="{28A0092B-C50C-407E-A947-70E740481C1C}">
                            <a14:useLocalDpi xmlns:a14="http://schemas.microsoft.com/office/drawing/2010/main" val="0"/>
                          </a:ext>
                        </a:extLst>
                      </a:blip>
                      <a:stretch>
                        <a:fillRect/>
                      </a:stretch>
                    </pic:blipFill>
                    <pic:spPr>
                      <a:xfrm>
                        <a:off x="0" y="0"/>
                        <a:ext cx="5727469" cy="3146367"/>
                      </a:xfrm>
                      <a:prstGeom prst="rect">
                        <a:avLst/>
                      </a:prstGeom>
                    </pic:spPr>
                  </pic:pic>
                </a:graphicData>
              </a:graphic>
            </wp:inline>
          </w:drawing>
        </w:r>
      </w:ins>
    </w:p>
    <w:p w14:paraId="1B9B1E4E" w14:textId="48B15FCC" w:rsidR="00FC0686" w:rsidRPr="00952DCB" w:rsidRDefault="00FC0686">
      <w:pPr>
        <w:jc w:val="center"/>
        <w:rPr>
          <w:ins w:id="1012" w:author="Swapnaneel Ghosh" w:date="2023-05-13T18:41:00Z"/>
          <w:rFonts w:cstheme="minorHAnsi"/>
          <w:sz w:val="26"/>
          <w:szCs w:val="26"/>
        </w:rPr>
        <w:pPrChange w:id="1013" w:author="Swapnaneel Ghosh" w:date="2023-05-13T18:44:00Z">
          <w:pPr>
            <w:jc w:val="both"/>
          </w:pPr>
        </w:pPrChange>
      </w:pPr>
      <w:ins w:id="1014" w:author="Swapnaneel Ghosh" w:date="2023-05-13T18:44:00Z">
        <w:r>
          <w:rPr>
            <w:rFonts w:cstheme="minorHAnsi"/>
            <w:b/>
            <w:bCs/>
            <w:sz w:val="26"/>
            <w:szCs w:val="26"/>
          </w:rPr>
          <w:t>Fig. 3.7.1</w:t>
        </w:r>
      </w:ins>
    </w:p>
    <w:p w14:paraId="4BB63B8A" w14:textId="77777777" w:rsidR="00906163" w:rsidRDefault="00906163" w:rsidP="008D5E69">
      <w:pPr>
        <w:jc w:val="both"/>
        <w:rPr>
          <w:ins w:id="1015" w:author="Swapnaneel Ghosh" w:date="2023-05-13T18:41:00Z"/>
          <w:rFonts w:cstheme="minorHAnsi"/>
          <w:b/>
          <w:bCs/>
          <w:sz w:val="26"/>
          <w:szCs w:val="26"/>
        </w:rPr>
      </w:pPr>
    </w:p>
    <w:p w14:paraId="3186E398" w14:textId="77777777" w:rsidR="00906163" w:rsidRDefault="00906163" w:rsidP="008D5E69">
      <w:pPr>
        <w:jc w:val="both"/>
        <w:rPr>
          <w:ins w:id="1016" w:author="Swapnaneel Ghosh" w:date="2023-05-13T18:41:00Z"/>
          <w:rFonts w:cstheme="minorHAnsi"/>
          <w:b/>
          <w:sz w:val="26"/>
          <w:szCs w:val="26"/>
        </w:rPr>
      </w:pPr>
      <w:ins w:id="1017" w:author="Swapnaneel Ghosh" w:date="2023-05-13T18:41:00Z">
        <w:r w:rsidRPr="00906163">
          <w:rPr>
            <w:rFonts w:cstheme="minorHAnsi"/>
            <w:b/>
            <w:bCs/>
            <w:sz w:val="26"/>
            <w:szCs w:val="26"/>
            <w:rPrChange w:id="1018" w:author="Swapnaneel Ghosh" w:date="2023-05-13T18:41:00Z">
              <w:rPr>
                <w:rFonts w:cstheme="minorHAnsi"/>
                <w:sz w:val="26"/>
                <w:szCs w:val="26"/>
              </w:rPr>
            </w:rPrChange>
          </w:rPr>
          <w:t>3.7</w:t>
        </w:r>
      </w:ins>
      <w:ins w:id="1019" w:author="Swapnaneel Ghosh" w:date="2023-05-13T18:40:00Z">
        <w:r w:rsidR="008D5E69" w:rsidRPr="00B12C75">
          <w:rPr>
            <w:rFonts w:cstheme="minorHAnsi"/>
            <w:b/>
            <w:sz w:val="26"/>
            <w:szCs w:val="26"/>
          </w:rPr>
          <w:t>.2.</w:t>
        </w:r>
      </w:ins>
      <w:ins w:id="1020" w:author="Swapnaneel Ghosh" w:date="2023-05-13T18:41:00Z">
        <w:r>
          <w:rPr>
            <w:rFonts w:cstheme="minorHAnsi"/>
            <w:b/>
            <w:sz w:val="26"/>
            <w:szCs w:val="26"/>
          </w:rPr>
          <w:tab/>
        </w:r>
      </w:ins>
      <w:ins w:id="1021" w:author="Swapnaneel Ghosh" w:date="2023-05-13T18:40:00Z">
        <w:r w:rsidR="008D5E69" w:rsidRPr="00B12C75">
          <w:rPr>
            <w:rFonts w:cstheme="minorHAnsi"/>
            <w:b/>
            <w:sz w:val="26"/>
            <w:szCs w:val="26"/>
          </w:rPr>
          <w:t>Distribution Graphs for Different Water-sheds.</w:t>
        </w:r>
      </w:ins>
    </w:p>
    <w:p w14:paraId="3E7AD2B4" w14:textId="20B2AC7A" w:rsidR="008D5E69" w:rsidRPr="00B12C75" w:rsidRDefault="008D5E69">
      <w:pPr>
        <w:spacing w:line="240" w:lineRule="auto"/>
        <w:ind w:left="720"/>
        <w:jc w:val="both"/>
        <w:rPr>
          <w:ins w:id="1022" w:author="Swapnaneel Ghosh" w:date="2023-05-13T18:40:00Z"/>
          <w:rFonts w:cstheme="minorHAnsi"/>
          <w:sz w:val="26"/>
          <w:szCs w:val="26"/>
        </w:rPr>
        <w:pPrChange w:id="1023" w:author="Swapnaneel Ghosh" w:date="2023-05-13T22:55:00Z">
          <w:pPr>
            <w:jc w:val="both"/>
          </w:pPr>
        </w:pPrChange>
      </w:pPr>
      <w:ins w:id="1024" w:author="Swapnaneel Ghosh" w:date="2023-05-13T18:40:00Z">
        <w:r w:rsidRPr="00B12C75">
          <w:rPr>
            <w:rFonts w:cstheme="minorHAnsi"/>
            <w:sz w:val="26"/>
            <w:szCs w:val="26"/>
          </w:rPr>
          <w:t>The distribution graphs for different unit storms and for a given basin have been found to exhibit a marked similarity, and are almost identical. Thus, a typical distribution grape for a given drainage basin is derived and kept in the office, so as to re-use it, in order to predict the runoff in future.</w:t>
        </w:r>
      </w:ins>
    </w:p>
    <w:p w14:paraId="08F22986" w14:textId="646317D8" w:rsidR="008D5E69" w:rsidRPr="00B12C75" w:rsidRDefault="008D5E69">
      <w:pPr>
        <w:spacing w:line="240" w:lineRule="auto"/>
        <w:ind w:left="720"/>
        <w:jc w:val="both"/>
        <w:rPr>
          <w:ins w:id="1025" w:author="Swapnaneel Ghosh" w:date="2023-05-13T18:40:00Z"/>
          <w:rFonts w:cstheme="minorHAnsi"/>
          <w:sz w:val="26"/>
          <w:szCs w:val="26"/>
        </w:rPr>
        <w:pPrChange w:id="1026" w:author="Swapnaneel Ghosh" w:date="2023-05-13T22:55:00Z">
          <w:pPr>
            <w:jc w:val="both"/>
          </w:pPr>
        </w:pPrChange>
      </w:pPr>
      <w:ins w:id="1027" w:author="Swapnaneel Ghosh" w:date="2023-05-13T18:40:00Z">
        <w:r w:rsidRPr="00B12C75">
          <w:rPr>
            <w:rFonts w:cstheme="minorHAnsi"/>
            <w:sz w:val="26"/>
            <w:szCs w:val="26"/>
          </w:rPr>
          <w:t>In actual practice, distribution graph derived above is used not only to predict the runoff from the drainage basin for which it is derived, but also for any other drainage basins having almost similar physical characteristics.</w:t>
        </w:r>
      </w:ins>
    </w:p>
    <w:p w14:paraId="7CD50A63" w14:textId="66EF85BB" w:rsidR="005035AA" w:rsidRDefault="008D5E69" w:rsidP="0079714F">
      <w:pPr>
        <w:spacing w:line="240" w:lineRule="auto"/>
        <w:ind w:left="720"/>
        <w:jc w:val="both"/>
        <w:rPr>
          <w:ins w:id="1028" w:author="Swapnaneel Ghosh" w:date="2023-05-13T22:56:00Z"/>
          <w:rFonts w:cstheme="minorHAnsi"/>
          <w:sz w:val="26"/>
          <w:szCs w:val="26"/>
        </w:rPr>
      </w:pPr>
      <w:ins w:id="1029" w:author="Swapnaneel Ghosh" w:date="2023-05-13T18:40:00Z">
        <w:r w:rsidRPr="00B12C75">
          <w:rPr>
            <w:rFonts w:cstheme="minorHAnsi"/>
            <w:sz w:val="26"/>
            <w:szCs w:val="26"/>
          </w:rPr>
          <w:lastRenderedPageBreak/>
          <w:t>Various experiments have been performed, and it has been found that the area of the basin exerts a considerable influence on the shape of the unit hydrograph, although it is not the only factor. Other factors like slope, shape, stream density, etc, do affect it.</w:t>
        </w:r>
      </w:ins>
    </w:p>
    <w:p w14:paraId="72240556" w14:textId="7DB0321A" w:rsidR="0079714F" w:rsidRPr="00500B3A" w:rsidRDefault="00500B3A">
      <w:pPr>
        <w:ind w:left="720"/>
        <w:jc w:val="center"/>
        <w:rPr>
          <w:ins w:id="1030" w:author="Swapnaneel Ghosh" w:date="2023-05-13T18:45:00Z"/>
          <w:rFonts w:cstheme="minorHAnsi"/>
          <w:b/>
          <w:bCs/>
          <w:sz w:val="26"/>
          <w:szCs w:val="26"/>
          <w:rPrChange w:id="1031" w:author="Swapnaneel Ghosh" w:date="2023-05-13T22:56:00Z">
            <w:rPr>
              <w:ins w:id="1032" w:author="Swapnaneel Ghosh" w:date="2023-05-13T18:45:00Z"/>
              <w:rFonts w:cstheme="minorHAnsi"/>
              <w:sz w:val="26"/>
              <w:szCs w:val="26"/>
            </w:rPr>
          </w:rPrChange>
        </w:rPr>
        <w:pPrChange w:id="1033" w:author="Swapnaneel Ghosh" w:date="2023-05-13T22:56:00Z">
          <w:pPr>
            <w:ind w:left="720"/>
            <w:jc w:val="both"/>
          </w:pPr>
        </w:pPrChange>
      </w:pPr>
      <w:ins w:id="1034" w:author="Swapnaneel Ghosh" w:date="2023-05-13T22:56:00Z">
        <w:r w:rsidRPr="00500B3A">
          <w:rPr>
            <w:rFonts w:cstheme="minorHAnsi"/>
            <w:b/>
            <w:bCs/>
            <w:sz w:val="26"/>
            <w:szCs w:val="26"/>
            <w:rPrChange w:id="1035" w:author="Swapnaneel Ghosh" w:date="2023-05-13T22:56:00Z">
              <w:rPr>
                <w:rFonts w:cstheme="minorHAnsi"/>
                <w:sz w:val="26"/>
                <w:szCs w:val="26"/>
              </w:rPr>
            </w:rPrChange>
          </w:rPr>
          <w:t>Table 3.7.2</w:t>
        </w:r>
      </w:ins>
      <w:ins w:id="1036" w:author="Swapnaneel Ghosh" w:date="2023-05-13T22:57:00Z">
        <w:r w:rsidR="005E01B1">
          <w:rPr>
            <w:rFonts w:cstheme="minorHAnsi"/>
            <w:b/>
            <w:bCs/>
            <w:sz w:val="26"/>
            <w:szCs w:val="26"/>
          </w:rPr>
          <w:t>.1</w:t>
        </w:r>
      </w:ins>
    </w:p>
    <w:tbl>
      <w:tblPr>
        <w:tblStyle w:val="TableGrid"/>
        <w:tblW w:w="0" w:type="auto"/>
        <w:jc w:val="center"/>
        <w:tblLook w:val="04A0" w:firstRow="1" w:lastRow="0" w:firstColumn="1" w:lastColumn="0" w:noHBand="0" w:noVBand="1"/>
        <w:tblPrChange w:id="1037" w:author="Swapnaneel Ghosh" w:date="2023-05-13T22:55:00Z">
          <w:tblPr>
            <w:tblStyle w:val="TableGrid"/>
            <w:tblW w:w="0" w:type="auto"/>
            <w:tblLook w:val="04A0" w:firstRow="1" w:lastRow="0" w:firstColumn="1" w:lastColumn="0" w:noHBand="0" w:noVBand="1"/>
          </w:tblPr>
        </w:tblPrChange>
      </w:tblPr>
      <w:tblGrid>
        <w:gridCol w:w="1803"/>
        <w:gridCol w:w="1803"/>
        <w:gridCol w:w="1803"/>
        <w:gridCol w:w="1803"/>
        <w:gridCol w:w="1804"/>
        <w:tblGridChange w:id="1038">
          <w:tblGrid>
            <w:gridCol w:w="1803"/>
            <w:gridCol w:w="1803"/>
            <w:gridCol w:w="1803"/>
            <w:gridCol w:w="1803"/>
            <w:gridCol w:w="1804"/>
          </w:tblGrid>
        </w:tblGridChange>
      </w:tblGrid>
      <w:tr w:rsidR="005A2B33" w:rsidRPr="00B12C75" w14:paraId="5E4039A8" w14:textId="77777777" w:rsidTr="005A2B33">
        <w:trPr>
          <w:trHeight w:val="1547"/>
          <w:jc w:val="center"/>
          <w:ins w:id="1039" w:author="Swapnaneel Ghosh" w:date="2023-05-13T22:55:00Z"/>
          <w:trPrChange w:id="1040" w:author="Swapnaneel Ghosh" w:date="2023-05-13T22:55:00Z">
            <w:trPr>
              <w:trHeight w:val="1547"/>
            </w:trPr>
          </w:trPrChange>
        </w:trPr>
        <w:tc>
          <w:tcPr>
            <w:tcW w:w="1803" w:type="dxa"/>
            <w:tcPrChange w:id="1041" w:author="Swapnaneel Ghosh" w:date="2023-05-13T22:55:00Z">
              <w:tcPr>
                <w:tcW w:w="1803" w:type="dxa"/>
              </w:tcPr>
            </w:tcPrChange>
          </w:tcPr>
          <w:p w14:paraId="54615C59" w14:textId="77777777" w:rsidR="005A2B33" w:rsidRPr="00B12C75" w:rsidRDefault="005A2B33" w:rsidP="00BC3567">
            <w:pPr>
              <w:jc w:val="both"/>
              <w:rPr>
                <w:ins w:id="1042" w:author="Swapnaneel Ghosh" w:date="2023-05-13T22:55:00Z"/>
                <w:rFonts w:cstheme="minorHAnsi"/>
                <w:b/>
                <w:i/>
                <w:sz w:val="26"/>
                <w:szCs w:val="26"/>
              </w:rPr>
            </w:pPr>
            <w:ins w:id="1043" w:author="Swapnaneel Ghosh" w:date="2023-05-13T22:55:00Z">
              <w:r w:rsidRPr="00B12C75">
                <w:rPr>
                  <w:rFonts w:cstheme="minorHAnsi"/>
                  <w:b/>
                  <w:i/>
                  <w:sz w:val="26"/>
                  <w:szCs w:val="26"/>
                </w:rPr>
                <w:t>Area of the basin in hectares</w:t>
              </w:r>
            </w:ins>
          </w:p>
        </w:tc>
        <w:tc>
          <w:tcPr>
            <w:tcW w:w="1803" w:type="dxa"/>
            <w:tcPrChange w:id="1044" w:author="Swapnaneel Ghosh" w:date="2023-05-13T22:55:00Z">
              <w:tcPr>
                <w:tcW w:w="1803" w:type="dxa"/>
              </w:tcPr>
            </w:tcPrChange>
          </w:tcPr>
          <w:p w14:paraId="36209E32" w14:textId="77777777" w:rsidR="005A2B33" w:rsidRPr="00B12C75" w:rsidRDefault="005A2B33" w:rsidP="00BC3567">
            <w:pPr>
              <w:jc w:val="both"/>
              <w:rPr>
                <w:ins w:id="1045" w:author="Swapnaneel Ghosh" w:date="2023-05-13T22:55:00Z"/>
                <w:rFonts w:cstheme="minorHAnsi"/>
                <w:b/>
                <w:i/>
                <w:sz w:val="26"/>
                <w:szCs w:val="26"/>
              </w:rPr>
            </w:pPr>
            <w:ins w:id="1046" w:author="Swapnaneel Ghosh" w:date="2023-05-13T22:55:00Z">
              <w:r w:rsidRPr="00B12C75">
                <w:rPr>
                  <w:rFonts w:cstheme="minorHAnsi"/>
                  <w:b/>
                  <w:i/>
                  <w:sz w:val="26"/>
                  <w:szCs w:val="26"/>
                </w:rPr>
                <w:t>Period of rise in minutes</w:t>
              </w:r>
            </w:ins>
          </w:p>
        </w:tc>
        <w:tc>
          <w:tcPr>
            <w:tcW w:w="1803" w:type="dxa"/>
            <w:tcPrChange w:id="1047" w:author="Swapnaneel Ghosh" w:date="2023-05-13T22:55:00Z">
              <w:tcPr>
                <w:tcW w:w="1803" w:type="dxa"/>
              </w:tcPr>
            </w:tcPrChange>
          </w:tcPr>
          <w:p w14:paraId="1C61B22B" w14:textId="77777777" w:rsidR="005A2B33" w:rsidRPr="00B12C75" w:rsidRDefault="005A2B33" w:rsidP="00BC3567">
            <w:pPr>
              <w:jc w:val="both"/>
              <w:rPr>
                <w:ins w:id="1048" w:author="Swapnaneel Ghosh" w:date="2023-05-13T22:55:00Z"/>
                <w:rFonts w:cstheme="minorHAnsi"/>
                <w:b/>
                <w:i/>
                <w:sz w:val="26"/>
                <w:szCs w:val="26"/>
              </w:rPr>
            </w:pPr>
            <w:ins w:id="1049" w:author="Swapnaneel Ghosh" w:date="2023-05-13T22:55:00Z">
              <w:r w:rsidRPr="00B12C75">
                <w:rPr>
                  <w:rFonts w:cstheme="minorHAnsi"/>
                  <w:b/>
                  <w:i/>
                  <w:sz w:val="26"/>
                  <w:szCs w:val="26"/>
                </w:rPr>
                <w:t>Length of base in minutes</w:t>
              </w:r>
            </w:ins>
          </w:p>
        </w:tc>
        <w:tc>
          <w:tcPr>
            <w:tcW w:w="1803" w:type="dxa"/>
            <w:tcPrChange w:id="1050" w:author="Swapnaneel Ghosh" w:date="2023-05-13T22:55:00Z">
              <w:tcPr>
                <w:tcW w:w="1803" w:type="dxa"/>
              </w:tcPr>
            </w:tcPrChange>
          </w:tcPr>
          <w:p w14:paraId="6AFCD277" w14:textId="77777777" w:rsidR="005A2B33" w:rsidRPr="00B12C75" w:rsidRDefault="005A2B33" w:rsidP="00BC3567">
            <w:pPr>
              <w:jc w:val="both"/>
              <w:rPr>
                <w:ins w:id="1051" w:author="Swapnaneel Ghosh" w:date="2023-05-13T22:55:00Z"/>
                <w:rFonts w:cstheme="minorHAnsi"/>
                <w:b/>
                <w:i/>
                <w:sz w:val="26"/>
                <w:szCs w:val="26"/>
              </w:rPr>
            </w:pPr>
            <w:ins w:id="1052" w:author="Swapnaneel Ghosh" w:date="2023-05-13T22:55:00Z">
              <w:r w:rsidRPr="00B12C75">
                <w:rPr>
                  <w:rFonts w:cstheme="minorHAnsi"/>
                  <w:b/>
                  <w:i/>
                  <w:sz w:val="26"/>
                  <w:szCs w:val="26"/>
                </w:rPr>
                <w:t>Peak percentage based on intervals equal to 0.1 of base</w:t>
              </w:r>
            </w:ins>
          </w:p>
        </w:tc>
        <w:tc>
          <w:tcPr>
            <w:tcW w:w="1804" w:type="dxa"/>
            <w:tcPrChange w:id="1053" w:author="Swapnaneel Ghosh" w:date="2023-05-13T22:55:00Z">
              <w:tcPr>
                <w:tcW w:w="1804" w:type="dxa"/>
              </w:tcPr>
            </w:tcPrChange>
          </w:tcPr>
          <w:p w14:paraId="00231DF0" w14:textId="77777777" w:rsidR="005A2B33" w:rsidRPr="00B12C75" w:rsidRDefault="005A2B33" w:rsidP="00BC3567">
            <w:pPr>
              <w:jc w:val="both"/>
              <w:rPr>
                <w:ins w:id="1054" w:author="Swapnaneel Ghosh" w:date="2023-05-13T22:55:00Z"/>
                <w:rFonts w:cstheme="minorHAnsi"/>
                <w:b/>
                <w:i/>
                <w:sz w:val="26"/>
                <w:szCs w:val="26"/>
              </w:rPr>
            </w:pPr>
            <w:ins w:id="1055" w:author="Swapnaneel Ghosh" w:date="2023-05-13T22:55:00Z">
              <w:r w:rsidRPr="00B12C75">
                <w:rPr>
                  <w:rFonts w:cstheme="minorHAnsi"/>
                  <w:b/>
                  <w:i/>
                  <w:sz w:val="26"/>
                  <w:szCs w:val="26"/>
                </w:rPr>
                <w:t>Duration of chosen time interval for D-graph in minutes</w:t>
              </w:r>
            </w:ins>
          </w:p>
        </w:tc>
      </w:tr>
      <w:tr w:rsidR="005A2B33" w:rsidRPr="00B12C75" w14:paraId="1D5BA6AB" w14:textId="77777777" w:rsidTr="005A2B33">
        <w:trPr>
          <w:trHeight w:val="2263"/>
          <w:jc w:val="center"/>
          <w:ins w:id="1056" w:author="Swapnaneel Ghosh" w:date="2023-05-13T22:55:00Z"/>
          <w:trPrChange w:id="1057" w:author="Swapnaneel Ghosh" w:date="2023-05-13T22:55:00Z">
            <w:trPr>
              <w:trHeight w:val="2263"/>
            </w:trPr>
          </w:trPrChange>
        </w:trPr>
        <w:tc>
          <w:tcPr>
            <w:tcW w:w="1803" w:type="dxa"/>
            <w:tcPrChange w:id="1058" w:author="Swapnaneel Ghosh" w:date="2023-05-13T22:55:00Z">
              <w:tcPr>
                <w:tcW w:w="1803" w:type="dxa"/>
              </w:tcPr>
            </w:tcPrChange>
          </w:tcPr>
          <w:p w14:paraId="60F0C815" w14:textId="77777777" w:rsidR="005A2B33" w:rsidRPr="00B12C75" w:rsidRDefault="005A2B33" w:rsidP="00BC3567">
            <w:pPr>
              <w:jc w:val="both"/>
              <w:rPr>
                <w:ins w:id="1059" w:author="Swapnaneel Ghosh" w:date="2023-05-13T22:55:00Z"/>
                <w:rFonts w:cstheme="minorHAnsi"/>
                <w:b/>
                <w:sz w:val="26"/>
                <w:szCs w:val="26"/>
              </w:rPr>
            </w:pPr>
            <w:ins w:id="1060" w:author="Swapnaneel Ghosh" w:date="2023-05-13T22:55:00Z">
              <w:r w:rsidRPr="00B12C75">
                <w:rPr>
                  <w:rFonts w:cstheme="minorHAnsi"/>
                  <w:b/>
                  <w:sz w:val="26"/>
                  <w:szCs w:val="26"/>
                </w:rPr>
                <w:t>29</w:t>
              </w:r>
            </w:ins>
          </w:p>
          <w:p w14:paraId="1038C4FE" w14:textId="77777777" w:rsidR="005A2B33" w:rsidRPr="00B12C75" w:rsidRDefault="005A2B33" w:rsidP="00BC3567">
            <w:pPr>
              <w:jc w:val="both"/>
              <w:rPr>
                <w:ins w:id="1061" w:author="Swapnaneel Ghosh" w:date="2023-05-13T22:55:00Z"/>
                <w:rFonts w:cstheme="minorHAnsi"/>
                <w:b/>
                <w:sz w:val="26"/>
                <w:szCs w:val="26"/>
              </w:rPr>
            </w:pPr>
            <w:ins w:id="1062" w:author="Swapnaneel Ghosh" w:date="2023-05-13T22:55:00Z">
              <w:r w:rsidRPr="00B12C75">
                <w:rPr>
                  <w:rFonts w:cstheme="minorHAnsi"/>
                  <w:b/>
                  <w:sz w:val="26"/>
                  <w:szCs w:val="26"/>
                </w:rPr>
                <w:t>30</w:t>
              </w:r>
            </w:ins>
          </w:p>
          <w:p w14:paraId="6CEA054F" w14:textId="77777777" w:rsidR="005A2B33" w:rsidRPr="00B12C75" w:rsidRDefault="005A2B33" w:rsidP="00BC3567">
            <w:pPr>
              <w:jc w:val="both"/>
              <w:rPr>
                <w:ins w:id="1063" w:author="Swapnaneel Ghosh" w:date="2023-05-13T22:55:00Z"/>
                <w:rFonts w:cstheme="minorHAnsi"/>
                <w:b/>
                <w:sz w:val="26"/>
                <w:szCs w:val="26"/>
              </w:rPr>
            </w:pPr>
            <w:ins w:id="1064" w:author="Swapnaneel Ghosh" w:date="2023-05-13T22:55:00Z">
              <w:r w:rsidRPr="00B12C75">
                <w:rPr>
                  <w:rFonts w:cstheme="minorHAnsi"/>
                  <w:b/>
                  <w:sz w:val="26"/>
                  <w:szCs w:val="26"/>
                </w:rPr>
                <w:t>49</w:t>
              </w:r>
            </w:ins>
          </w:p>
          <w:p w14:paraId="68DA9B03" w14:textId="77777777" w:rsidR="005A2B33" w:rsidRPr="00B12C75" w:rsidRDefault="005A2B33" w:rsidP="00BC3567">
            <w:pPr>
              <w:jc w:val="both"/>
              <w:rPr>
                <w:ins w:id="1065" w:author="Swapnaneel Ghosh" w:date="2023-05-13T22:55:00Z"/>
                <w:rFonts w:cstheme="minorHAnsi"/>
                <w:b/>
                <w:sz w:val="26"/>
                <w:szCs w:val="26"/>
              </w:rPr>
            </w:pPr>
            <w:ins w:id="1066" w:author="Swapnaneel Ghosh" w:date="2023-05-13T22:55:00Z">
              <w:r w:rsidRPr="00B12C75">
                <w:rPr>
                  <w:rFonts w:cstheme="minorHAnsi"/>
                  <w:b/>
                  <w:sz w:val="26"/>
                  <w:szCs w:val="26"/>
                </w:rPr>
                <w:t>121</w:t>
              </w:r>
            </w:ins>
          </w:p>
          <w:p w14:paraId="2579B0E9" w14:textId="77777777" w:rsidR="005A2B33" w:rsidRPr="00B12C75" w:rsidRDefault="005A2B33" w:rsidP="00BC3567">
            <w:pPr>
              <w:jc w:val="both"/>
              <w:rPr>
                <w:ins w:id="1067" w:author="Swapnaneel Ghosh" w:date="2023-05-13T22:55:00Z"/>
                <w:rFonts w:cstheme="minorHAnsi"/>
                <w:b/>
                <w:sz w:val="26"/>
                <w:szCs w:val="26"/>
              </w:rPr>
            </w:pPr>
            <w:ins w:id="1068" w:author="Swapnaneel Ghosh" w:date="2023-05-13T22:55:00Z">
              <w:r w:rsidRPr="00B12C75">
                <w:rPr>
                  <w:rFonts w:cstheme="minorHAnsi"/>
                  <w:b/>
                  <w:sz w:val="26"/>
                  <w:szCs w:val="26"/>
                </w:rPr>
                <w:t>149</w:t>
              </w:r>
            </w:ins>
          </w:p>
          <w:p w14:paraId="4884A6EC" w14:textId="77777777" w:rsidR="005A2B33" w:rsidRPr="00B12C75" w:rsidRDefault="005A2B33" w:rsidP="00BC3567">
            <w:pPr>
              <w:jc w:val="both"/>
              <w:rPr>
                <w:ins w:id="1069" w:author="Swapnaneel Ghosh" w:date="2023-05-13T22:55:00Z"/>
                <w:rFonts w:cstheme="minorHAnsi"/>
                <w:b/>
                <w:sz w:val="26"/>
                <w:szCs w:val="26"/>
              </w:rPr>
            </w:pPr>
            <w:ins w:id="1070" w:author="Swapnaneel Ghosh" w:date="2023-05-13T22:55:00Z">
              <w:r w:rsidRPr="00B12C75">
                <w:rPr>
                  <w:rFonts w:cstheme="minorHAnsi"/>
                  <w:b/>
                  <w:sz w:val="26"/>
                  <w:szCs w:val="26"/>
                </w:rPr>
                <w:t>368</w:t>
              </w:r>
            </w:ins>
          </w:p>
          <w:p w14:paraId="24048221" w14:textId="77777777" w:rsidR="005A2B33" w:rsidRPr="00B12C75" w:rsidRDefault="005A2B33" w:rsidP="00BC3567">
            <w:pPr>
              <w:jc w:val="both"/>
              <w:rPr>
                <w:ins w:id="1071" w:author="Swapnaneel Ghosh" w:date="2023-05-13T22:55:00Z"/>
                <w:rFonts w:cstheme="minorHAnsi"/>
                <w:b/>
                <w:sz w:val="26"/>
                <w:szCs w:val="26"/>
              </w:rPr>
            </w:pPr>
            <w:ins w:id="1072" w:author="Swapnaneel Ghosh" w:date="2023-05-13T22:55:00Z">
              <w:r w:rsidRPr="00B12C75">
                <w:rPr>
                  <w:rFonts w:cstheme="minorHAnsi"/>
                  <w:b/>
                  <w:sz w:val="26"/>
                  <w:szCs w:val="26"/>
                </w:rPr>
                <w:t>1028</w:t>
              </w:r>
            </w:ins>
          </w:p>
          <w:p w14:paraId="5C00F006" w14:textId="77777777" w:rsidR="005A2B33" w:rsidRPr="00B12C75" w:rsidRDefault="005A2B33" w:rsidP="00BC3567">
            <w:pPr>
              <w:jc w:val="both"/>
              <w:rPr>
                <w:ins w:id="1073" w:author="Swapnaneel Ghosh" w:date="2023-05-13T22:55:00Z"/>
                <w:rFonts w:cstheme="minorHAnsi"/>
                <w:b/>
                <w:sz w:val="26"/>
                <w:szCs w:val="26"/>
              </w:rPr>
            </w:pPr>
            <w:ins w:id="1074" w:author="Swapnaneel Ghosh" w:date="2023-05-13T22:55:00Z">
              <w:r w:rsidRPr="00B12C75">
                <w:rPr>
                  <w:rFonts w:cstheme="minorHAnsi"/>
                  <w:b/>
                  <w:sz w:val="26"/>
                  <w:szCs w:val="26"/>
                </w:rPr>
                <w:t>1830</w:t>
              </w:r>
            </w:ins>
          </w:p>
          <w:p w14:paraId="2B04ED53" w14:textId="77777777" w:rsidR="005A2B33" w:rsidRPr="00B12C75" w:rsidRDefault="005A2B33" w:rsidP="00BC3567">
            <w:pPr>
              <w:jc w:val="both"/>
              <w:rPr>
                <w:ins w:id="1075" w:author="Swapnaneel Ghosh" w:date="2023-05-13T22:55:00Z"/>
                <w:rFonts w:cstheme="minorHAnsi"/>
                <w:b/>
                <w:sz w:val="26"/>
                <w:szCs w:val="26"/>
              </w:rPr>
            </w:pPr>
            <w:ins w:id="1076" w:author="Swapnaneel Ghosh" w:date="2023-05-13T22:55:00Z">
              <w:r w:rsidRPr="00B12C75">
                <w:rPr>
                  <w:rFonts w:cstheme="minorHAnsi"/>
                  <w:b/>
                  <w:sz w:val="26"/>
                  <w:szCs w:val="26"/>
                </w:rPr>
                <w:t>2140</w:t>
              </w:r>
            </w:ins>
          </w:p>
        </w:tc>
        <w:tc>
          <w:tcPr>
            <w:tcW w:w="1803" w:type="dxa"/>
            <w:tcPrChange w:id="1077" w:author="Swapnaneel Ghosh" w:date="2023-05-13T22:55:00Z">
              <w:tcPr>
                <w:tcW w:w="1803" w:type="dxa"/>
              </w:tcPr>
            </w:tcPrChange>
          </w:tcPr>
          <w:p w14:paraId="77114624" w14:textId="77777777" w:rsidR="005A2B33" w:rsidRPr="00B12C75" w:rsidRDefault="005A2B33" w:rsidP="00BC3567">
            <w:pPr>
              <w:jc w:val="both"/>
              <w:rPr>
                <w:ins w:id="1078" w:author="Swapnaneel Ghosh" w:date="2023-05-13T22:55:00Z"/>
                <w:rFonts w:cstheme="minorHAnsi"/>
                <w:b/>
                <w:sz w:val="26"/>
                <w:szCs w:val="26"/>
              </w:rPr>
            </w:pPr>
            <w:ins w:id="1079" w:author="Swapnaneel Ghosh" w:date="2023-05-13T22:55:00Z">
              <w:r w:rsidRPr="00B12C75">
                <w:rPr>
                  <w:rFonts w:cstheme="minorHAnsi"/>
                  <w:b/>
                  <w:sz w:val="26"/>
                  <w:szCs w:val="26"/>
                </w:rPr>
                <w:t>27</w:t>
              </w:r>
            </w:ins>
          </w:p>
          <w:p w14:paraId="6CBCCDBC" w14:textId="77777777" w:rsidR="005A2B33" w:rsidRPr="00B12C75" w:rsidRDefault="005A2B33" w:rsidP="00BC3567">
            <w:pPr>
              <w:jc w:val="both"/>
              <w:rPr>
                <w:ins w:id="1080" w:author="Swapnaneel Ghosh" w:date="2023-05-13T22:55:00Z"/>
                <w:rFonts w:cstheme="minorHAnsi"/>
                <w:b/>
                <w:sz w:val="26"/>
                <w:szCs w:val="26"/>
              </w:rPr>
            </w:pPr>
            <w:ins w:id="1081" w:author="Swapnaneel Ghosh" w:date="2023-05-13T22:55:00Z">
              <w:r w:rsidRPr="00B12C75">
                <w:rPr>
                  <w:rFonts w:cstheme="minorHAnsi"/>
                  <w:b/>
                  <w:sz w:val="26"/>
                  <w:szCs w:val="26"/>
                </w:rPr>
                <w:t>26</w:t>
              </w:r>
            </w:ins>
          </w:p>
          <w:p w14:paraId="222D8C7A" w14:textId="77777777" w:rsidR="005A2B33" w:rsidRPr="00B12C75" w:rsidRDefault="005A2B33" w:rsidP="00BC3567">
            <w:pPr>
              <w:jc w:val="both"/>
              <w:rPr>
                <w:ins w:id="1082" w:author="Swapnaneel Ghosh" w:date="2023-05-13T22:55:00Z"/>
                <w:rFonts w:cstheme="minorHAnsi"/>
                <w:b/>
                <w:sz w:val="26"/>
                <w:szCs w:val="26"/>
              </w:rPr>
            </w:pPr>
            <w:ins w:id="1083" w:author="Swapnaneel Ghosh" w:date="2023-05-13T22:55:00Z">
              <w:r w:rsidRPr="00B12C75">
                <w:rPr>
                  <w:rFonts w:cstheme="minorHAnsi"/>
                  <w:b/>
                  <w:sz w:val="26"/>
                  <w:szCs w:val="26"/>
                </w:rPr>
                <w:t>27</w:t>
              </w:r>
            </w:ins>
          </w:p>
          <w:p w14:paraId="4872DC71" w14:textId="77777777" w:rsidR="005A2B33" w:rsidRPr="00B12C75" w:rsidRDefault="005A2B33" w:rsidP="00BC3567">
            <w:pPr>
              <w:jc w:val="both"/>
              <w:rPr>
                <w:ins w:id="1084" w:author="Swapnaneel Ghosh" w:date="2023-05-13T22:55:00Z"/>
                <w:rFonts w:cstheme="minorHAnsi"/>
                <w:b/>
                <w:sz w:val="26"/>
                <w:szCs w:val="26"/>
              </w:rPr>
            </w:pPr>
            <w:ins w:id="1085" w:author="Swapnaneel Ghosh" w:date="2023-05-13T22:55:00Z">
              <w:r w:rsidRPr="00B12C75">
                <w:rPr>
                  <w:rFonts w:cstheme="minorHAnsi"/>
                  <w:b/>
                  <w:sz w:val="26"/>
                  <w:szCs w:val="26"/>
                </w:rPr>
                <w:t>31</w:t>
              </w:r>
            </w:ins>
          </w:p>
          <w:p w14:paraId="797FB6C3" w14:textId="77777777" w:rsidR="005A2B33" w:rsidRPr="00B12C75" w:rsidRDefault="005A2B33" w:rsidP="00BC3567">
            <w:pPr>
              <w:jc w:val="both"/>
              <w:rPr>
                <w:ins w:id="1086" w:author="Swapnaneel Ghosh" w:date="2023-05-13T22:55:00Z"/>
                <w:rFonts w:cstheme="minorHAnsi"/>
                <w:b/>
                <w:sz w:val="26"/>
                <w:szCs w:val="26"/>
              </w:rPr>
            </w:pPr>
            <w:ins w:id="1087" w:author="Swapnaneel Ghosh" w:date="2023-05-13T22:55:00Z">
              <w:r w:rsidRPr="00B12C75">
                <w:rPr>
                  <w:rFonts w:cstheme="minorHAnsi"/>
                  <w:b/>
                  <w:sz w:val="26"/>
                  <w:szCs w:val="26"/>
                </w:rPr>
                <w:t>42</w:t>
              </w:r>
            </w:ins>
          </w:p>
          <w:p w14:paraId="33933D45" w14:textId="77777777" w:rsidR="005A2B33" w:rsidRPr="00B12C75" w:rsidRDefault="005A2B33" w:rsidP="00BC3567">
            <w:pPr>
              <w:jc w:val="both"/>
              <w:rPr>
                <w:ins w:id="1088" w:author="Swapnaneel Ghosh" w:date="2023-05-13T22:55:00Z"/>
                <w:rFonts w:cstheme="minorHAnsi"/>
                <w:b/>
                <w:sz w:val="26"/>
                <w:szCs w:val="26"/>
              </w:rPr>
            </w:pPr>
            <w:ins w:id="1089" w:author="Swapnaneel Ghosh" w:date="2023-05-13T22:55:00Z">
              <w:r w:rsidRPr="00B12C75">
                <w:rPr>
                  <w:rFonts w:cstheme="minorHAnsi"/>
                  <w:b/>
                  <w:sz w:val="26"/>
                  <w:szCs w:val="26"/>
                </w:rPr>
                <w:t>73</w:t>
              </w:r>
            </w:ins>
          </w:p>
          <w:p w14:paraId="32A23F3B" w14:textId="77777777" w:rsidR="005A2B33" w:rsidRPr="00B12C75" w:rsidRDefault="005A2B33" w:rsidP="00BC3567">
            <w:pPr>
              <w:jc w:val="both"/>
              <w:rPr>
                <w:ins w:id="1090" w:author="Swapnaneel Ghosh" w:date="2023-05-13T22:55:00Z"/>
                <w:rFonts w:cstheme="minorHAnsi"/>
                <w:b/>
                <w:sz w:val="26"/>
                <w:szCs w:val="26"/>
              </w:rPr>
            </w:pPr>
            <w:ins w:id="1091" w:author="Swapnaneel Ghosh" w:date="2023-05-13T22:55:00Z">
              <w:r w:rsidRPr="00B12C75">
                <w:rPr>
                  <w:rFonts w:cstheme="minorHAnsi"/>
                  <w:b/>
                  <w:sz w:val="26"/>
                  <w:szCs w:val="26"/>
                </w:rPr>
                <w:t>63</w:t>
              </w:r>
            </w:ins>
          </w:p>
          <w:p w14:paraId="156098FF" w14:textId="77777777" w:rsidR="005A2B33" w:rsidRPr="00B12C75" w:rsidRDefault="005A2B33" w:rsidP="00BC3567">
            <w:pPr>
              <w:jc w:val="both"/>
              <w:rPr>
                <w:ins w:id="1092" w:author="Swapnaneel Ghosh" w:date="2023-05-13T22:55:00Z"/>
                <w:rFonts w:cstheme="minorHAnsi"/>
                <w:b/>
                <w:sz w:val="26"/>
                <w:szCs w:val="26"/>
              </w:rPr>
            </w:pPr>
            <w:ins w:id="1093" w:author="Swapnaneel Ghosh" w:date="2023-05-13T22:55:00Z">
              <w:r w:rsidRPr="00B12C75">
                <w:rPr>
                  <w:rFonts w:cstheme="minorHAnsi"/>
                  <w:b/>
                  <w:sz w:val="26"/>
                  <w:szCs w:val="26"/>
                </w:rPr>
                <w:t>104</w:t>
              </w:r>
            </w:ins>
          </w:p>
          <w:p w14:paraId="35DA2AF4" w14:textId="77777777" w:rsidR="005A2B33" w:rsidRPr="00B12C75" w:rsidRDefault="005A2B33" w:rsidP="00BC3567">
            <w:pPr>
              <w:jc w:val="both"/>
              <w:rPr>
                <w:ins w:id="1094" w:author="Swapnaneel Ghosh" w:date="2023-05-13T22:55:00Z"/>
                <w:rFonts w:cstheme="minorHAnsi"/>
                <w:b/>
                <w:sz w:val="26"/>
                <w:szCs w:val="26"/>
              </w:rPr>
            </w:pPr>
            <w:ins w:id="1095" w:author="Swapnaneel Ghosh" w:date="2023-05-13T22:55:00Z">
              <w:r w:rsidRPr="00B12C75">
                <w:rPr>
                  <w:rFonts w:cstheme="minorHAnsi"/>
                  <w:b/>
                  <w:sz w:val="26"/>
                  <w:szCs w:val="26"/>
                </w:rPr>
                <w:t>110</w:t>
              </w:r>
            </w:ins>
          </w:p>
        </w:tc>
        <w:tc>
          <w:tcPr>
            <w:tcW w:w="1803" w:type="dxa"/>
            <w:tcPrChange w:id="1096" w:author="Swapnaneel Ghosh" w:date="2023-05-13T22:55:00Z">
              <w:tcPr>
                <w:tcW w:w="1803" w:type="dxa"/>
              </w:tcPr>
            </w:tcPrChange>
          </w:tcPr>
          <w:p w14:paraId="0DAEB4F3" w14:textId="77777777" w:rsidR="005A2B33" w:rsidRPr="00B12C75" w:rsidRDefault="005A2B33" w:rsidP="00BC3567">
            <w:pPr>
              <w:jc w:val="both"/>
              <w:rPr>
                <w:ins w:id="1097" w:author="Swapnaneel Ghosh" w:date="2023-05-13T22:55:00Z"/>
                <w:rFonts w:cstheme="minorHAnsi"/>
                <w:b/>
                <w:sz w:val="26"/>
                <w:szCs w:val="26"/>
              </w:rPr>
            </w:pPr>
            <w:ins w:id="1098" w:author="Swapnaneel Ghosh" w:date="2023-05-13T22:55:00Z">
              <w:r w:rsidRPr="00B12C75">
                <w:rPr>
                  <w:rFonts w:cstheme="minorHAnsi"/>
                  <w:b/>
                  <w:sz w:val="26"/>
                  <w:szCs w:val="26"/>
                </w:rPr>
                <w:t>100</w:t>
              </w:r>
            </w:ins>
          </w:p>
          <w:p w14:paraId="02608DBF" w14:textId="77777777" w:rsidR="005A2B33" w:rsidRPr="00B12C75" w:rsidRDefault="005A2B33" w:rsidP="00BC3567">
            <w:pPr>
              <w:jc w:val="both"/>
              <w:rPr>
                <w:ins w:id="1099" w:author="Swapnaneel Ghosh" w:date="2023-05-13T22:55:00Z"/>
                <w:rFonts w:cstheme="minorHAnsi"/>
                <w:b/>
                <w:sz w:val="26"/>
                <w:szCs w:val="26"/>
              </w:rPr>
            </w:pPr>
            <w:ins w:id="1100" w:author="Swapnaneel Ghosh" w:date="2023-05-13T22:55:00Z">
              <w:r w:rsidRPr="00B12C75">
                <w:rPr>
                  <w:rFonts w:cstheme="minorHAnsi"/>
                  <w:b/>
                  <w:sz w:val="26"/>
                  <w:szCs w:val="26"/>
                </w:rPr>
                <w:t>120</w:t>
              </w:r>
            </w:ins>
          </w:p>
          <w:p w14:paraId="4D2A8618" w14:textId="77777777" w:rsidR="005A2B33" w:rsidRPr="00B12C75" w:rsidRDefault="005A2B33" w:rsidP="00BC3567">
            <w:pPr>
              <w:jc w:val="both"/>
              <w:rPr>
                <w:ins w:id="1101" w:author="Swapnaneel Ghosh" w:date="2023-05-13T22:55:00Z"/>
                <w:rFonts w:cstheme="minorHAnsi"/>
                <w:b/>
                <w:sz w:val="26"/>
                <w:szCs w:val="26"/>
              </w:rPr>
            </w:pPr>
            <w:ins w:id="1102" w:author="Swapnaneel Ghosh" w:date="2023-05-13T22:55:00Z">
              <w:r w:rsidRPr="00B12C75">
                <w:rPr>
                  <w:rFonts w:cstheme="minorHAnsi"/>
                  <w:b/>
                  <w:sz w:val="26"/>
                  <w:szCs w:val="26"/>
                </w:rPr>
                <w:t>130</w:t>
              </w:r>
            </w:ins>
          </w:p>
          <w:p w14:paraId="736718EA" w14:textId="77777777" w:rsidR="005A2B33" w:rsidRPr="00B12C75" w:rsidRDefault="005A2B33" w:rsidP="00BC3567">
            <w:pPr>
              <w:jc w:val="both"/>
              <w:rPr>
                <w:ins w:id="1103" w:author="Swapnaneel Ghosh" w:date="2023-05-13T22:55:00Z"/>
                <w:rFonts w:cstheme="minorHAnsi"/>
                <w:b/>
                <w:sz w:val="26"/>
                <w:szCs w:val="26"/>
              </w:rPr>
            </w:pPr>
            <w:ins w:id="1104" w:author="Swapnaneel Ghosh" w:date="2023-05-13T22:55:00Z">
              <w:r w:rsidRPr="00B12C75">
                <w:rPr>
                  <w:rFonts w:cstheme="minorHAnsi"/>
                  <w:b/>
                  <w:sz w:val="26"/>
                  <w:szCs w:val="26"/>
                </w:rPr>
                <w:t>200</w:t>
              </w:r>
            </w:ins>
          </w:p>
          <w:p w14:paraId="5533C3D0" w14:textId="77777777" w:rsidR="005A2B33" w:rsidRPr="00B12C75" w:rsidRDefault="005A2B33" w:rsidP="00BC3567">
            <w:pPr>
              <w:jc w:val="both"/>
              <w:rPr>
                <w:ins w:id="1105" w:author="Swapnaneel Ghosh" w:date="2023-05-13T22:55:00Z"/>
                <w:rFonts w:cstheme="minorHAnsi"/>
                <w:b/>
                <w:sz w:val="26"/>
                <w:szCs w:val="26"/>
              </w:rPr>
            </w:pPr>
            <w:ins w:id="1106" w:author="Swapnaneel Ghosh" w:date="2023-05-13T22:55:00Z">
              <w:r w:rsidRPr="00B12C75">
                <w:rPr>
                  <w:rFonts w:cstheme="minorHAnsi"/>
                  <w:b/>
                  <w:sz w:val="26"/>
                  <w:szCs w:val="26"/>
                </w:rPr>
                <w:t>210</w:t>
              </w:r>
            </w:ins>
          </w:p>
          <w:p w14:paraId="3DEBF7AD" w14:textId="77777777" w:rsidR="005A2B33" w:rsidRPr="00B12C75" w:rsidRDefault="005A2B33" w:rsidP="00BC3567">
            <w:pPr>
              <w:jc w:val="both"/>
              <w:rPr>
                <w:ins w:id="1107" w:author="Swapnaneel Ghosh" w:date="2023-05-13T22:55:00Z"/>
                <w:rFonts w:cstheme="minorHAnsi"/>
                <w:b/>
                <w:sz w:val="26"/>
                <w:szCs w:val="26"/>
              </w:rPr>
            </w:pPr>
            <w:ins w:id="1108" w:author="Swapnaneel Ghosh" w:date="2023-05-13T22:55:00Z">
              <w:r w:rsidRPr="00B12C75">
                <w:rPr>
                  <w:rFonts w:cstheme="minorHAnsi"/>
                  <w:b/>
                  <w:sz w:val="26"/>
                  <w:szCs w:val="26"/>
                </w:rPr>
                <w:t>300</w:t>
              </w:r>
            </w:ins>
          </w:p>
          <w:p w14:paraId="20897E04" w14:textId="77777777" w:rsidR="005A2B33" w:rsidRPr="00B12C75" w:rsidRDefault="005A2B33" w:rsidP="00BC3567">
            <w:pPr>
              <w:jc w:val="both"/>
              <w:rPr>
                <w:ins w:id="1109" w:author="Swapnaneel Ghosh" w:date="2023-05-13T22:55:00Z"/>
                <w:rFonts w:cstheme="minorHAnsi"/>
                <w:b/>
                <w:sz w:val="26"/>
                <w:szCs w:val="26"/>
              </w:rPr>
            </w:pPr>
            <w:ins w:id="1110" w:author="Swapnaneel Ghosh" w:date="2023-05-13T22:55:00Z">
              <w:r w:rsidRPr="00B12C75">
                <w:rPr>
                  <w:rFonts w:cstheme="minorHAnsi"/>
                  <w:b/>
                  <w:sz w:val="26"/>
                  <w:szCs w:val="26"/>
                </w:rPr>
                <w:t>290</w:t>
              </w:r>
            </w:ins>
          </w:p>
          <w:p w14:paraId="55B434F2" w14:textId="77777777" w:rsidR="005A2B33" w:rsidRPr="00B12C75" w:rsidRDefault="005A2B33" w:rsidP="00BC3567">
            <w:pPr>
              <w:jc w:val="both"/>
              <w:rPr>
                <w:ins w:id="1111" w:author="Swapnaneel Ghosh" w:date="2023-05-13T22:55:00Z"/>
                <w:rFonts w:cstheme="minorHAnsi"/>
                <w:b/>
                <w:sz w:val="26"/>
                <w:szCs w:val="26"/>
              </w:rPr>
            </w:pPr>
            <w:ins w:id="1112" w:author="Swapnaneel Ghosh" w:date="2023-05-13T22:55:00Z">
              <w:r w:rsidRPr="00B12C75">
                <w:rPr>
                  <w:rFonts w:cstheme="minorHAnsi"/>
                  <w:b/>
                  <w:sz w:val="26"/>
                  <w:szCs w:val="26"/>
                </w:rPr>
                <w:t>560</w:t>
              </w:r>
            </w:ins>
          </w:p>
          <w:p w14:paraId="7D600B6A" w14:textId="77777777" w:rsidR="005A2B33" w:rsidRPr="00B12C75" w:rsidRDefault="005A2B33" w:rsidP="00BC3567">
            <w:pPr>
              <w:jc w:val="both"/>
              <w:rPr>
                <w:ins w:id="1113" w:author="Swapnaneel Ghosh" w:date="2023-05-13T22:55:00Z"/>
                <w:rFonts w:cstheme="minorHAnsi"/>
                <w:b/>
                <w:sz w:val="26"/>
                <w:szCs w:val="26"/>
              </w:rPr>
            </w:pPr>
            <w:ins w:id="1114" w:author="Swapnaneel Ghosh" w:date="2023-05-13T22:55:00Z">
              <w:r w:rsidRPr="00B12C75">
                <w:rPr>
                  <w:rFonts w:cstheme="minorHAnsi"/>
                  <w:b/>
                  <w:sz w:val="26"/>
                  <w:szCs w:val="26"/>
                </w:rPr>
                <w:t>580</w:t>
              </w:r>
            </w:ins>
          </w:p>
        </w:tc>
        <w:tc>
          <w:tcPr>
            <w:tcW w:w="1803" w:type="dxa"/>
            <w:tcPrChange w:id="1115" w:author="Swapnaneel Ghosh" w:date="2023-05-13T22:55:00Z">
              <w:tcPr>
                <w:tcW w:w="1803" w:type="dxa"/>
              </w:tcPr>
            </w:tcPrChange>
          </w:tcPr>
          <w:p w14:paraId="68A2EA1A" w14:textId="77777777" w:rsidR="005A2B33" w:rsidRPr="00B12C75" w:rsidRDefault="005A2B33" w:rsidP="00BC3567">
            <w:pPr>
              <w:jc w:val="both"/>
              <w:rPr>
                <w:ins w:id="1116" w:author="Swapnaneel Ghosh" w:date="2023-05-13T22:55:00Z"/>
                <w:rFonts w:cstheme="minorHAnsi"/>
                <w:b/>
                <w:sz w:val="26"/>
                <w:szCs w:val="26"/>
              </w:rPr>
            </w:pPr>
            <w:ins w:id="1117" w:author="Swapnaneel Ghosh" w:date="2023-05-13T22:55:00Z">
              <w:r w:rsidRPr="00B12C75">
                <w:rPr>
                  <w:rFonts w:cstheme="minorHAnsi"/>
                  <w:b/>
                  <w:sz w:val="26"/>
                  <w:szCs w:val="26"/>
                </w:rPr>
                <w:t>32.0</w:t>
              </w:r>
            </w:ins>
          </w:p>
          <w:p w14:paraId="4CFBC661" w14:textId="77777777" w:rsidR="005A2B33" w:rsidRPr="00B12C75" w:rsidRDefault="005A2B33" w:rsidP="00BC3567">
            <w:pPr>
              <w:jc w:val="both"/>
              <w:rPr>
                <w:ins w:id="1118" w:author="Swapnaneel Ghosh" w:date="2023-05-13T22:55:00Z"/>
                <w:rFonts w:cstheme="minorHAnsi"/>
                <w:b/>
                <w:sz w:val="26"/>
                <w:szCs w:val="26"/>
              </w:rPr>
            </w:pPr>
            <w:ins w:id="1119" w:author="Swapnaneel Ghosh" w:date="2023-05-13T22:55:00Z">
              <w:r w:rsidRPr="00B12C75">
                <w:rPr>
                  <w:rFonts w:cstheme="minorHAnsi"/>
                  <w:b/>
                  <w:sz w:val="26"/>
                  <w:szCs w:val="26"/>
                </w:rPr>
                <w:t>38.1</w:t>
              </w:r>
            </w:ins>
          </w:p>
          <w:p w14:paraId="71F65665" w14:textId="77777777" w:rsidR="005A2B33" w:rsidRPr="00B12C75" w:rsidRDefault="005A2B33" w:rsidP="00BC3567">
            <w:pPr>
              <w:jc w:val="both"/>
              <w:rPr>
                <w:ins w:id="1120" w:author="Swapnaneel Ghosh" w:date="2023-05-13T22:55:00Z"/>
                <w:rFonts w:cstheme="minorHAnsi"/>
                <w:b/>
                <w:sz w:val="26"/>
                <w:szCs w:val="26"/>
              </w:rPr>
            </w:pPr>
            <w:ins w:id="1121" w:author="Swapnaneel Ghosh" w:date="2023-05-13T22:55:00Z">
              <w:r w:rsidRPr="00B12C75">
                <w:rPr>
                  <w:rFonts w:cstheme="minorHAnsi"/>
                  <w:b/>
                  <w:sz w:val="26"/>
                  <w:szCs w:val="26"/>
                </w:rPr>
                <w:t>34.2</w:t>
              </w:r>
            </w:ins>
          </w:p>
          <w:p w14:paraId="125D54C2" w14:textId="77777777" w:rsidR="005A2B33" w:rsidRPr="00B12C75" w:rsidRDefault="005A2B33" w:rsidP="00BC3567">
            <w:pPr>
              <w:jc w:val="both"/>
              <w:rPr>
                <w:ins w:id="1122" w:author="Swapnaneel Ghosh" w:date="2023-05-13T22:55:00Z"/>
                <w:rFonts w:cstheme="minorHAnsi"/>
                <w:b/>
                <w:sz w:val="26"/>
                <w:szCs w:val="26"/>
              </w:rPr>
            </w:pPr>
            <w:ins w:id="1123" w:author="Swapnaneel Ghosh" w:date="2023-05-13T22:55:00Z">
              <w:r w:rsidRPr="00B12C75">
                <w:rPr>
                  <w:rFonts w:cstheme="minorHAnsi"/>
                  <w:b/>
                  <w:sz w:val="26"/>
                  <w:szCs w:val="26"/>
                </w:rPr>
                <w:t>37.7</w:t>
              </w:r>
            </w:ins>
          </w:p>
          <w:p w14:paraId="218957E4" w14:textId="77777777" w:rsidR="005A2B33" w:rsidRPr="00B12C75" w:rsidRDefault="005A2B33" w:rsidP="00BC3567">
            <w:pPr>
              <w:jc w:val="both"/>
              <w:rPr>
                <w:ins w:id="1124" w:author="Swapnaneel Ghosh" w:date="2023-05-13T22:55:00Z"/>
                <w:rFonts w:cstheme="minorHAnsi"/>
                <w:b/>
                <w:sz w:val="26"/>
                <w:szCs w:val="26"/>
              </w:rPr>
            </w:pPr>
            <w:ins w:id="1125" w:author="Swapnaneel Ghosh" w:date="2023-05-13T22:55:00Z">
              <w:r w:rsidRPr="00B12C75">
                <w:rPr>
                  <w:rFonts w:cstheme="minorHAnsi"/>
                  <w:b/>
                  <w:sz w:val="26"/>
                  <w:szCs w:val="26"/>
                </w:rPr>
                <w:t>37.6</w:t>
              </w:r>
            </w:ins>
          </w:p>
          <w:p w14:paraId="2CFD8F42" w14:textId="77777777" w:rsidR="005A2B33" w:rsidRPr="00B12C75" w:rsidRDefault="005A2B33" w:rsidP="00BC3567">
            <w:pPr>
              <w:jc w:val="both"/>
              <w:rPr>
                <w:ins w:id="1126" w:author="Swapnaneel Ghosh" w:date="2023-05-13T22:55:00Z"/>
                <w:rFonts w:cstheme="minorHAnsi"/>
                <w:b/>
                <w:sz w:val="26"/>
                <w:szCs w:val="26"/>
              </w:rPr>
            </w:pPr>
            <w:ins w:id="1127" w:author="Swapnaneel Ghosh" w:date="2023-05-13T22:55:00Z">
              <w:r w:rsidRPr="00B12C75">
                <w:rPr>
                  <w:rFonts w:cstheme="minorHAnsi"/>
                  <w:b/>
                  <w:sz w:val="26"/>
                  <w:szCs w:val="26"/>
                </w:rPr>
                <w:t>31.7</w:t>
              </w:r>
            </w:ins>
          </w:p>
          <w:p w14:paraId="166DB11E" w14:textId="77777777" w:rsidR="005A2B33" w:rsidRPr="00B12C75" w:rsidRDefault="005A2B33" w:rsidP="00BC3567">
            <w:pPr>
              <w:jc w:val="both"/>
              <w:rPr>
                <w:ins w:id="1128" w:author="Swapnaneel Ghosh" w:date="2023-05-13T22:55:00Z"/>
                <w:rFonts w:cstheme="minorHAnsi"/>
                <w:b/>
                <w:sz w:val="26"/>
                <w:szCs w:val="26"/>
              </w:rPr>
            </w:pPr>
            <w:ins w:id="1129" w:author="Swapnaneel Ghosh" w:date="2023-05-13T22:55:00Z">
              <w:r w:rsidRPr="00B12C75">
                <w:rPr>
                  <w:rFonts w:cstheme="minorHAnsi"/>
                  <w:b/>
                  <w:sz w:val="26"/>
                  <w:szCs w:val="26"/>
                </w:rPr>
                <w:t>34.1</w:t>
              </w:r>
            </w:ins>
          </w:p>
          <w:p w14:paraId="09309316" w14:textId="77777777" w:rsidR="005A2B33" w:rsidRPr="00B12C75" w:rsidRDefault="005A2B33" w:rsidP="00BC3567">
            <w:pPr>
              <w:jc w:val="both"/>
              <w:rPr>
                <w:ins w:id="1130" w:author="Swapnaneel Ghosh" w:date="2023-05-13T22:55:00Z"/>
                <w:rFonts w:cstheme="minorHAnsi"/>
                <w:b/>
                <w:sz w:val="26"/>
                <w:szCs w:val="26"/>
              </w:rPr>
            </w:pPr>
            <w:ins w:id="1131" w:author="Swapnaneel Ghosh" w:date="2023-05-13T22:55:00Z">
              <w:r w:rsidRPr="00B12C75">
                <w:rPr>
                  <w:rFonts w:cstheme="minorHAnsi"/>
                  <w:b/>
                  <w:sz w:val="26"/>
                  <w:szCs w:val="26"/>
                </w:rPr>
                <w:t>38.9</w:t>
              </w:r>
            </w:ins>
          </w:p>
          <w:p w14:paraId="27875589" w14:textId="77777777" w:rsidR="005A2B33" w:rsidRPr="00B12C75" w:rsidRDefault="005A2B33" w:rsidP="00BC3567">
            <w:pPr>
              <w:jc w:val="both"/>
              <w:rPr>
                <w:ins w:id="1132" w:author="Swapnaneel Ghosh" w:date="2023-05-13T22:55:00Z"/>
                <w:rFonts w:cstheme="minorHAnsi"/>
                <w:b/>
                <w:sz w:val="26"/>
                <w:szCs w:val="26"/>
              </w:rPr>
            </w:pPr>
            <w:ins w:id="1133" w:author="Swapnaneel Ghosh" w:date="2023-05-13T22:55:00Z">
              <w:r w:rsidRPr="00B12C75">
                <w:rPr>
                  <w:rFonts w:cstheme="minorHAnsi"/>
                  <w:b/>
                  <w:sz w:val="26"/>
                  <w:szCs w:val="26"/>
                </w:rPr>
                <w:t>37.9</w:t>
              </w:r>
            </w:ins>
          </w:p>
        </w:tc>
        <w:tc>
          <w:tcPr>
            <w:tcW w:w="1804" w:type="dxa"/>
            <w:tcPrChange w:id="1134" w:author="Swapnaneel Ghosh" w:date="2023-05-13T22:55:00Z">
              <w:tcPr>
                <w:tcW w:w="1804" w:type="dxa"/>
              </w:tcPr>
            </w:tcPrChange>
          </w:tcPr>
          <w:p w14:paraId="0DE9387F" w14:textId="77777777" w:rsidR="005A2B33" w:rsidRPr="00B12C75" w:rsidRDefault="005A2B33" w:rsidP="00BC3567">
            <w:pPr>
              <w:jc w:val="both"/>
              <w:rPr>
                <w:ins w:id="1135" w:author="Swapnaneel Ghosh" w:date="2023-05-13T22:55:00Z"/>
                <w:rFonts w:cstheme="minorHAnsi"/>
                <w:b/>
                <w:sz w:val="26"/>
                <w:szCs w:val="26"/>
              </w:rPr>
            </w:pPr>
            <w:ins w:id="1136" w:author="Swapnaneel Ghosh" w:date="2023-05-13T22:55:00Z">
              <w:r w:rsidRPr="00B12C75">
                <w:rPr>
                  <w:rFonts w:cstheme="minorHAnsi"/>
                  <w:b/>
                  <w:sz w:val="26"/>
                  <w:szCs w:val="26"/>
                </w:rPr>
                <w:t>10</w:t>
              </w:r>
            </w:ins>
          </w:p>
          <w:p w14:paraId="47291DCD" w14:textId="77777777" w:rsidR="005A2B33" w:rsidRPr="00B12C75" w:rsidRDefault="005A2B33" w:rsidP="00BC3567">
            <w:pPr>
              <w:jc w:val="both"/>
              <w:rPr>
                <w:ins w:id="1137" w:author="Swapnaneel Ghosh" w:date="2023-05-13T22:55:00Z"/>
                <w:rFonts w:cstheme="minorHAnsi"/>
                <w:b/>
                <w:sz w:val="26"/>
                <w:szCs w:val="26"/>
              </w:rPr>
            </w:pPr>
            <w:ins w:id="1138" w:author="Swapnaneel Ghosh" w:date="2023-05-13T22:55:00Z">
              <w:r w:rsidRPr="00B12C75">
                <w:rPr>
                  <w:rFonts w:cstheme="minorHAnsi"/>
                  <w:b/>
                  <w:sz w:val="26"/>
                  <w:szCs w:val="26"/>
                </w:rPr>
                <w:t>12</w:t>
              </w:r>
            </w:ins>
          </w:p>
          <w:p w14:paraId="0F692E1F" w14:textId="77777777" w:rsidR="005A2B33" w:rsidRPr="00B12C75" w:rsidRDefault="005A2B33" w:rsidP="00BC3567">
            <w:pPr>
              <w:jc w:val="both"/>
              <w:rPr>
                <w:ins w:id="1139" w:author="Swapnaneel Ghosh" w:date="2023-05-13T22:55:00Z"/>
                <w:rFonts w:cstheme="minorHAnsi"/>
                <w:b/>
                <w:sz w:val="26"/>
                <w:szCs w:val="26"/>
              </w:rPr>
            </w:pPr>
            <w:ins w:id="1140" w:author="Swapnaneel Ghosh" w:date="2023-05-13T22:55:00Z">
              <w:r w:rsidRPr="00B12C75">
                <w:rPr>
                  <w:rFonts w:cstheme="minorHAnsi"/>
                  <w:b/>
                  <w:sz w:val="26"/>
                  <w:szCs w:val="26"/>
                </w:rPr>
                <w:t>13</w:t>
              </w:r>
            </w:ins>
          </w:p>
          <w:p w14:paraId="511B1D46" w14:textId="77777777" w:rsidR="005A2B33" w:rsidRPr="00B12C75" w:rsidRDefault="005A2B33" w:rsidP="00BC3567">
            <w:pPr>
              <w:jc w:val="both"/>
              <w:rPr>
                <w:ins w:id="1141" w:author="Swapnaneel Ghosh" w:date="2023-05-13T22:55:00Z"/>
                <w:rFonts w:cstheme="minorHAnsi"/>
                <w:b/>
                <w:sz w:val="26"/>
                <w:szCs w:val="26"/>
              </w:rPr>
            </w:pPr>
            <w:ins w:id="1142" w:author="Swapnaneel Ghosh" w:date="2023-05-13T22:55:00Z">
              <w:r w:rsidRPr="00B12C75">
                <w:rPr>
                  <w:rFonts w:cstheme="minorHAnsi"/>
                  <w:b/>
                  <w:sz w:val="26"/>
                  <w:szCs w:val="26"/>
                </w:rPr>
                <w:t>20</w:t>
              </w:r>
            </w:ins>
          </w:p>
          <w:p w14:paraId="183EE13F" w14:textId="77777777" w:rsidR="005A2B33" w:rsidRPr="00B12C75" w:rsidRDefault="005A2B33" w:rsidP="00BC3567">
            <w:pPr>
              <w:jc w:val="both"/>
              <w:rPr>
                <w:ins w:id="1143" w:author="Swapnaneel Ghosh" w:date="2023-05-13T22:55:00Z"/>
                <w:rFonts w:cstheme="minorHAnsi"/>
                <w:b/>
                <w:sz w:val="26"/>
                <w:szCs w:val="26"/>
              </w:rPr>
            </w:pPr>
            <w:ins w:id="1144" w:author="Swapnaneel Ghosh" w:date="2023-05-13T22:55:00Z">
              <w:r w:rsidRPr="00B12C75">
                <w:rPr>
                  <w:rFonts w:cstheme="minorHAnsi"/>
                  <w:b/>
                  <w:sz w:val="26"/>
                  <w:szCs w:val="26"/>
                </w:rPr>
                <w:t>21</w:t>
              </w:r>
            </w:ins>
          </w:p>
          <w:p w14:paraId="3F53E70F" w14:textId="77777777" w:rsidR="005A2B33" w:rsidRPr="00B12C75" w:rsidRDefault="005A2B33" w:rsidP="00BC3567">
            <w:pPr>
              <w:jc w:val="both"/>
              <w:rPr>
                <w:ins w:id="1145" w:author="Swapnaneel Ghosh" w:date="2023-05-13T22:55:00Z"/>
                <w:rFonts w:cstheme="minorHAnsi"/>
                <w:b/>
                <w:sz w:val="26"/>
                <w:szCs w:val="26"/>
              </w:rPr>
            </w:pPr>
            <w:ins w:id="1146" w:author="Swapnaneel Ghosh" w:date="2023-05-13T22:55:00Z">
              <w:r w:rsidRPr="00B12C75">
                <w:rPr>
                  <w:rFonts w:cstheme="minorHAnsi"/>
                  <w:b/>
                  <w:sz w:val="26"/>
                  <w:szCs w:val="26"/>
                </w:rPr>
                <w:t>30</w:t>
              </w:r>
            </w:ins>
          </w:p>
          <w:p w14:paraId="10D3F4A2" w14:textId="77777777" w:rsidR="005A2B33" w:rsidRPr="00B12C75" w:rsidRDefault="005A2B33" w:rsidP="00BC3567">
            <w:pPr>
              <w:jc w:val="both"/>
              <w:rPr>
                <w:ins w:id="1147" w:author="Swapnaneel Ghosh" w:date="2023-05-13T22:55:00Z"/>
                <w:rFonts w:cstheme="minorHAnsi"/>
                <w:b/>
                <w:sz w:val="26"/>
                <w:szCs w:val="26"/>
              </w:rPr>
            </w:pPr>
            <w:ins w:id="1148" w:author="Swapnaneel Ghosh" w:date="2023-05-13T22:55:00Z">
              <w:r w:rsidRPr="00B12C75">
                <w:rPr>
                  <w:rFonts w:cstheme="minorHAnsi"/>
                  <w:b/>
                  <w:sz w:val="26"/>
                  <w:szCs w:val="26"/>
                </w:rPr>
                <w:t>29</w:t>
              </w:r>
            </w:ins>
          </w:p>
          <w:p w14:paraId="2E5C9796" w14:textId="77777777" w:rsidR="005A2B33" w:rsidRPr="00B12C75" w:rsidRDefault="005A2B33" w:rsidP="00BC3567">
            <w:pPr>
              <w:jc w:val="both"/>
              <w:rPr>
                <w:ins w:id="1149" w:author="Swapnaneel Ghosh" w:date="2023-05-13T22:55:00Z"/>
                <w:rFonts w:cstheme="minorHAnsi"/>
                <w:b/>
                <w:sz w:val="26"/>
                <w:szCs w:val="26"/>
              </w:rPr>
            </w:pPr>
            <w:ins w:id="1150" w:author="Swapnaneel Ghosh" w:date="2023-05-13T22:55:00Z">
              <w:r w:rsidRPr="00B12C75">
                <w:rPr>
                  <w:rFonts w:cstheme="minorHAnsi"/>
                  <w:b/>
                  <w:sz w:val="26"/>
                  <w:szCs w:val="26"/>
                </w:rPr>
                <w:t>56</w:t>
              </w:r>
            </w:ins>
          </w:p>
          <w:p w14:paraId="313019D4" w14:textId="77777777" w:rsidR="005A2B33" w:rsidRPr="00B12C75" w:rsidRDefault="005A2B33" w:rsidP="00BC3567">
            <w:pPr>
              <w:jc w:val="both"/>
              <w:rPr>
                <w:ins w:id="1151" w:author="Swapnaneel Ghosh" w:date="2023-05-13T22:55:00Z"/>
                <w:rFonts w:cstheme="minorHAnsi"/>
                <w:b/>
                <w:sz w:val="26"/>
                <w:szCs w:val="26"/>
              </w:rPr>
            </w:pPr>
            <w:ins w:id="1152" w:author="Swapnaneel Ghosh" w:date="2023-05-13T22:55:00Z">
              <w:r w:rsidRPr="00B12C75">
                <w:rPr>
                  <w:rFonts w:cstheme="minorHAnsi"/>
                  <w:b/>
                  <w:sz w:val="26"/>
                  <w:szCs w:val="26"/>
                </w:rPr>
                <w:t>58</w:t>
              </w:r>
            </w:ins>
          </w:p>
        </w:tc>
      </w:tr>
    </w:tbl>
    <w:p w14:paraId="194F3071" w14:textId="37A27A35" w:rsidR="008A7879" w:rsidRPr="00B12C75" w:rsidRDefault="008A7879">
      <w:pPr>
        <w:ind w:left="720"/>
        <w:jc w:val="both"/>
        <w:rPr>
          <w:ins w:id="1153" w:author="Swapnaneel Ghosh" w:date="2023-05-13T22:57:00Z"/>
          <w:rFonts w:cstheme="minorHAnsi"/>
          <w:sz w:val="26"/>
          <w:szCs w:val="26"/>
        </w:rPr>
        <w:pPrChange w:id="1154" w:author="Swapnaneel Ghosh" w:date="2023-05-13T22:57:00Z">
          <w:pPr>
            <w:jc w:val="both"/>
          </w:pPr>
        </w:pPrChange>
      </w:pPr>
      <w:ins w:id="1155" w:author="Swapnaneel Ghosh" w:date="2023-05-13T22:57:00Z">
        <w:r w:rsidRPr="00B12C75">
          <w:rPr>
            <w:rFonts w:cstheme="minorHAnsi"/>
            <w:sz w:val="26"/>
            <w:szCs w:val="26"/>
          </w:rPr>
          <w:t xml:space="preserve">The distribution graphs drawn for various basins of different areas show marked similarity, when the base of the unit hydrograph is divided into equal number of intervals. Their peak values are found to be almost equal, as shown in Table </w:t>
        </w:r>
      </w:ins>
      <w:ins w:id="1156" w:author="Swapnaneel Ghosh" w:date="2023-05-13T22:59:00Z">
        <w:r w:rsidR="00B52B41">
          <w:rPr>
            <w:rFonts w:cstheme="minorHAnsi"/>
            <w:sz w:val="26"/>
            <w:szCs w:val="26"/>
          </w:rPr>
          <w:t>3.7.2.1</w:t>
        </w:r>
      </w:ins>
      <w:ins w:id="1157" w:author="Swapnaneel Ghosh" w:date="2023-05-13T22:57:00Z">
        <w:r w:rsidRPr="00B12C75">
          <w:rPr>
            <w:rFonts w:cstheme="minorHAnsi"/>
            <w:sz w:val="26"/>
            <w:szCs w:val="26"/>
          </w:rPr>
          <w:t>.</w:t>
        </w:r>
      </w:ins>
    </w:p>
    <w:p w14:paraId="0E02306D" w14:textId="0863C411" w:rsidR="008A7879" w:rsidRPr="00B12C75" w:rsidRDefault="008A7879">
      <w:pPr>
        <w:ind w:left="720"/>
        <w:jc w:val="both"/>
        <w:rPr>
          <w:ins w:id="1158" w:author="Swapnaneel Ghosh" w:date="2023-05-13T22:57:00Z"/>
          <w:rFonts w:cstheme="minorHAnsi"/>
          <w:sz w:val="26"/>
          <w:szCs w:val="26"/>
        </w:rPr>
        <w:pPrChange w:id="1159" w:author="Swapnaneel Ghosh" w:date="2023-05-13T22:57:00Z">
          <w:pPr>
            <w:jc w:val="both"/>
          </w:pPr>
        </w:pPrChange>
      </w:pPr>
      <w:ins w:id="1160" w:author="Swapnaneel Ghosh" w:date="2023-05-13T22:57:00Z">
        <w:r w:rsidRPr="00B12C75">
          <w:rPr>
            <w:rFonts w:cstheme="minorHAnsi"/>
            <w:sz w:val="26"/>
            <w:szCs w:val="26"/>
          </w:rPr>
          <w:t xml:space="preserve">But the peak percentages based on uniform time intervals, say (10 minutes interval) are not uniform, and found to vary inversely with the area. The values were reducing as the area of the basin was increasing, as shown in Table </w:t>
        </w:r>
      </w:ins>
      <w:ins w:id="1161" w:author="Swapnaneel Ghosh" w:date="2023-05-13T22:59:00Z">
        <w:r w:rsidR="00806C12">
          <w:rPr>
            <w:rFonts w:cstheme="minorHAnsi"/>
            <w:sz w:val="26"/>
            <w:szCs w:val="26"/>
          </w:rPr>
          <w:t>3.7.2.2</w:t>
        </w:r>
      </w:ins>
      <w:ins w:id="1162" w:author="Swapnaneel Ghosh" w:date="2023-05-13T22:57:00Z">
        <w:r w:rsidRPr="00B12C75">
          <w:rPr>
            <w:rFonts w:cstheme="minorHAnsi"/>
            <w:sz w:val="26"/>
            <w:szCs w:val="26"/>
          </w:rPr>
          <w:t>.</w:t>
        </w:r>
      </w:ins>
    </w:p>
    <w:p w14:paraId="0508831E" w14:textId="37B6041D" w:rsidR="008A7879" w:rsidRPr="00B12C75" w:rsidRDefault="008A7879">
      <w:pPr>
        <w:jc w:val="center"/>
        <w:rPr>
          <w:ins w:id="1163" w:author="Swapnaneel Ghosh" w:date="2023-05-13T22:57:00Z"/>
          <w:rFonts w:cstheme="minorHAnsi"/>
          <w:b/>
          <w:sz w:val="26"/>
          <w:szCs w:val="26"/>
        </w:rPr>
        <w:pPrChange w:id="1164" w:author="Swapnaneel Ghosh" w:date="2023-05-13T22:57:00Z">
          <w:pPr>
            <w:jc w:val="both"/>
          </w:pPr>
        </w:pPrChange>
      </w:pPr>
      <w:ins w:id="1165" w:author="Swapnaneel Ghosh" w:date="2023-05-13T22:57:00Z">
        <w:r w:rsidRPr="00B12C75">
          <w:rPr>
            <w:rFonts w:cstheme="minorHAnsi"/>
            <w:b/>
            <w:sz w:val="26"/>
            <w:szCs w:val="26"/>
          </w:rPr>
          <w:t xml:space="preserve">Table </w:t>
        </w:r>
        <w:r w:rsidR="005E01B1">
          <w:rPr>
            <w:rFonts w:cstheme="minorHAnsi"/>
            <w:b/>
            <w:sz w:val="26"/>
            <w:szCs w:val="26"/>
          </w:rPr>
          <w:t>3.7.2.2</w:t>
        </w:r>
      </w:ins>
    </w:p>
    <w:tbl>
      <w:tblPr>
        <w:tblStyle w:val="TableGrid"/>
        <w:tblW w:w="0" w:type="auto"/>
        <w:jc w:val="center"/>
        <w:tblLook w:val="04A0" w:firstRow="1" w:lastRow="0" w:firstColumn="1" w:lastColumn="0" w:noHBand="0" w:noVBand="1"/>
        <w:tblPrChange w:id="1166" w:author="Swapnaneel Ghosh" w:date="2023-05-13T22:59:00Z">
          <w:tblPr>
            <w:tblStyle w:val="TableGrid"/>
            <w:tblW w:w="0" w:type="auto"/>
            <w:tblLook w:val="04A0" w:firstRow="1" w:lastRow="0" w:firstColumn="1" w:lastColumn="0" w:noHBand="0" w:noVBand="1"/>
          </w:tblPr>
        </w:tblPrChange>
      </w:tblPr>
      <w:tblGrid>
        <w:gridCol w:w="1430"/>
        <w:gridCol w:w="901"/>
        <w:gridCol w:w="901"/>
        <w:gridCol w:w="901"/>
        <w:gridCol w:w="902"/>
        <w:gridCol w:w="902"/>
        <w:gridCol w:w="902"/>
        <w:gridCol w:w="902"/>
        <w:gridCol w:w="902"/>
        <w:gridCol w:w="902"/>
        <w:tblGridChange w:id="1167">
          <w:tblGrid>
            <w:gridCol w:w="1430"/>
            <w:gridCol w:w="901"/>
            <w:gridCol w:w="901"/>
            <w:gridCol w:w="901"/>
            <w:gridCol w:w="902"/>
            <w:gridCol w:w="902"/>
            <w:gridCol w:w="902"/>
            <w:gridCol w:w="902"/>
            <w:gridCol w:w="902"/>
            <w:gridCol w:w="902"/>
          </w:tblGrid>
        </w:tblGridChange>
      </w:tblGrid>
      <w:tr w:rsidR="008A7879" w:rsidRPr="00B12C75" w14:paraId="6347D641" w14:textId="77777777" w:rsidTr="006A71CD">
        <w:trPr>
          <w:trHeight w:val="660"/>
          <w:jc w:val="center"/>
          <w:ins w:id="1168" w:author="Swapnaneel Ghosh" w:date="2023-05-13T22:57:00Z"/>
          <w:trPrChange w:id="1169" w:author="Swapnaneel Ghosh" w:date="2023-05-13T22:59:00Z">
            <w:trPr>
              <w:trHeight w:val="660"/>
            </w:trPr>
          </w:trPrChange>
        </w:trPr>
        <w:tc>
          <w:tcPr>
            <w:tcW w:w="901" w:type="dxa"/>
            <w:tcPrChange w:id="1170" w:author="Swapnaneel Ghosh" w:date="2023-05-13T22:59:00Z">
              <w:tcPr>
                <w:tcW w:w="901" w:type="dxa"/>
              </w:tcPr>
            </w:tcPrChange>
          </w:tcPr>
          <w:p w14:paraId="329ACE3F" w14:textId="77777777" w:rsidR="008A7879" w:rsidRPr="00B12C75" w:rsidRDefault="008A7879" w:rsidP="00BC3567">
            <w:pPr>
              <w:jc w:val="both"/>
              <w:rPr>
                <w:ins w:id="1171" w:author="Swapnaneel Ghosh" w:date="2023-05-13T22:57:00Z"/>
                <w:rFonts w:cstheme="minorHAnsi"/>
                <w:b/>
                <w:i/>
                <w:sz w:val="26"/>
                <w:szCs w:val="26"/>
              </w:rPr>
            </w:pPr>
            <w:ins w:id="1172" w:author="Swapnaneel Ghosh" w:date="2023-05-13T22:57:00Z">
              <w:r w:rsidRPr="00B12C75">
                <w:rPr>
                  <w:rFonts w:cstheme="minorHAnsi"/>
                  <w:b/>
                  <w:i/>
                  <w:sz w:val="26"/>
                  <w:szCs w:val="26"/>
                </w:rPr>
                <w:t>Basin area in hectares</w:t>
              </w:r>
            </w:ins>
          </w:p>
        </w:tc>
        <w:tc>
          <w:tcPr>
            <w:tcW w:w="901" w:type="dxa"/>
            <w:tcPrChange w:id="1173" w:author="Swapnaneel Ghosh" w:date="2023-05-13T22:59:00Z">
              <w:tcPr>
                <w:tcW w:w="901" w:type="dxa"/>
              </w:tcPr>
            </w:tcPrChange>
          </w:tcPr>
          <w:p w14:paraId="77E71123" w14:textId="77777777" w:rsidR="008A7879" w:rsidRPr="00B12C75" w:rsidRDefault="008A7879" w:rsidP="00BC3567">
            <w:pPr>
              <w:jc w:val="both"/>
              <w:rPr>
                <w:ins w:id="1174" w:author="Swapnaneel Ghosh" w:date="2023-05-13T22:57:00Z"/>
                <w:rFonts w:cstheme="minorHAnsi"/>
                <w:b/>
                <w:sz w:val="26"/>
                <w:szCs w:val="26"/>
              </w:rPr>
            </w:pPr>
            <w:ins w:id="1175" w:author="Swapnaneel Ghosh" w:date="2023-05-13T22:57:00Z">
              <w:r w:rsidRPr="00B12C75">
                <w:rPr>
                  <w:rFonts w:cstheme="minorHAnsi"/>
                  <w:b/>
                  <w:sz w:val="26"/>
                  <w:szCs w:val="26"/>
                </w:rPr>
                <w:t>29</w:t>
              </w:r>
            </w:ins>
          </w:p>
          <w:p w14:paraId="76896C24" w14:textId="77777777" w:rsidR="008A7879" w:rsidRPr="00B12C75" w:rsidRDefault="008A7879" w:rsidP="00BC3567">
            <w:pPr>
              <w:jc w:val="both"/>
              <w:rPr>
                <w:ins w:id="1176" w:author="Swapnaneel Ghosh" w:date="2023-05-13T22:57:00Z"/>
                <w:rFonts w:cstheme="minorHAnsi"/>
                <w:b/>
                <w:sz w:val="26"/>
                <w:szCs w:val="26"/>
              </w:rPr>
            </w:pPr>
          </w:p>
        </w:tc>
        <w:tc>
          <w:tcPr>
            <w:tcW w:w="901" w:type="dxa"/>
            <w:tcPrChange w:id="1177" w:author="Swapnaneel Ghosh" w:date="2023-05-13T22:59:00Z">
              <w:tcPr>
                <w:tcW w:w="901" w:type="dxa"/>
              </w:tcPr>
            </w:tcPrChange>
          </w:tcPr>
          <w:p w14:paraId="110687CF" w14:textId="77777777" w:rsidR="008A7879" w:rsidRPr="00B12C75" w:rsidRDefault="008A7879" w:rsidP="00BC3567">
            <w:pPr>
              <w:jc w:val="both"/>
              <w:rPr>
                <w:ins w:id="1178" w:author="Swapnaneel Ghosh" w:date="2023-05-13T22:57:00Z"/>
                <w:rFonts w:cstheme="minorHAnsi"/>
                <w:b/>
                <w:sz w:val="26"/>
                <w:szCs w:val="26"/>
              </w:rPr>
            </w:pPr>
            <w:ins w:id="1179" w:author="Swapnaneel Ghosh" w:date="2023-05-13T22:57:00Z">
              <w:r w:rsidRPr="00B12C75">
                <w:rPr>
                  <w:rFonts w:cstheme="minorHAnsi"/>
                  <w:b/>
                  <w:sz w:val="26"/>
                  <w:szCs w:val="26"/>
                </w:rPr>
                <w:t>30</w:t>
              </w:r>
            </w:ins>
          </w:p>
        </w:tc>
        <w:tc>
          <w:tcPr>
            <w:tcW w:w="901" w:type="dxa"/>
            <w:tcPrChange w:id="1180" w:author="Swapnaneel Ghosh" w:date="2023-05-13T22:59:00Z">
              <w:tcPr>
                <w:tcW w:w="901" w:type="dxa"/>
              </w:tcPr>
            </w:tcPrChange>
          </w:tcPr>
          <w:p w14:paraId="4294C4E0" w14:textId="77777777" w:rsidR="008A7879" w:rsidRPr="00B12C75" w:rsidRDefault="008A7879" w:rsidP="00BC3567">
            <w:pPr>
              <w:jc w:val="both"/>
              <w:rPr>
                <w:ins w:id="1181" w:author="Swapnaneel Ghosh" w:date="2023-05-13T22:57:00Z"/>
                <w:rFonts w:cstheme="minorHAnsi"/>
                <w:b/>
                <w:sz w:val="26"/>
                <w:szCs w:val="26"/>
              </w:rPr>
            </w:pPr>
            <w:ins w:id="1182" w:author="Swapnaneel Ghosh" w:date="2023-05-13T22:57:00Z">
              <w:r w:rsidRPr="00B12C75">
                <w:rPr>
                  <w:rFonts w:cstheme="minorHAnsi"/>
                  <w:b/>
                  <w:sz w:val="26"/>
                  <w:szCs w:val="26"/>
                </w:rPr>
                <w:t>49</w:t>
              </w:r>
            </w:ins>
          </w:p>
        </w:tc>
        <w:tc>
          <w:tcPr>
            <w:tcW w:w="902" w:type="dxa"/>
            <w:tcPrChange w:id="1183" w:author="Swapnaneel Ghosh" w:date="2023-05-13T22:59:00Z">
              <w:tcPr>
                <w:tcW w:w="902" w:type="dxa"/>
              </w:tcPr>
            </w:tcPrChange>
          </w:tcPr>
          <w:p w14:paraId="60519373" w14:textId="77777777" w:rsidR="008A7879" w:rsidRPr="00B12C75" w:rsidRDefault="008A7879" w:rsidP="00BC3567">
            <w:pPr>
              <w:jc w:val="both"/>
              <w:rPr>
                <w:ins w:id="1184" w:author="Swapnaneel Ghosh" w:date="2023-05-13T22:57:00Z"/>
                <w:rFonts w:cstheme="minorHAnsi"/>
                <w:b/>
                <w:sz w:val="26"/>
                <w:szCs w:val="26"/>
              </w:rPr>
            </w:pPr>
            <w:ins w:id="1185" w:author="Swapnaneel Ghosh" w:date="2023-05-13T22:57:00Z">
              <w:r w:rsidRPr="00B12C75">
                <w:rPr>
                  <w:rFonts w:cstheme="minorHAnsi"/>
                  <w:b/>
                  <w:sz w:val="26"/>
                  <w:szCs w:val="26"/>
                </w:rPr>
                <w:t>121</w:t>
              </w:r>
            </w:ins>
          </w:p>
        </w:tc>
        <w:tc>
          <w:tcPr>
            <w:tcW w:w="902" w:type="dxa"/>
            <w:tcPrChange w:id="1186" w:author="Swapnaneel Ghosh" w:date="2023-05-13T22:59:00Z">
              <w:tcPr>
                <w:tcW w:w="902" w:type="dxa"/>
              </w:tcPr>
            </w:tcPrChange>
          </w:tcPr>
          <w:p w14:paraId="349286F5" w14:textId="77777777" w:rsidR="008A7879" w:rsidRPr="00B12C75" w:rsidRDefault="008A7879" w:rsidP="00BC3567">
            <w:pPr>
              <w:jc w:val="both"/>
              <w:rPr>
                <w:ins w:id="1187" w:author="Swapnaneel Ghosh" w:date="2023-05-13T22:57:00Z"/>
                <w:rFonts w:cstheme="minorHAnsi"/>
                <w:b/>
                <w:sz w:val="26"/>
                <w:szCs w:val="26"/>
              </w:rPr>
            </w:pPr>
            <w:ins w:id="1188" w:author="Swapnaneel Ghosh" w:date="2023-05-13T22:57:00Z">
              <w:r w:rsidRPr="00B12C75">
                <w:rPr>
                  <w:rFonts w:cstheme="minorHAnsi"/>
                  <w:b/>
                  <w:sz w:val="26"/>
                  <w:szCs w:val="26"/>
                </w:rPr>
                <w:t>149</w:t>
              </w:r>
            </w:ins>
          </w:p>
        </w:tc>
        <w:tc>
          <w:tcPr>
            <w:tcW w:w="902" w:type="dxa"/>
            <w:tcPrChange w:id="1189" w:author="Swapnaneel Ghosh" w:date="2023-05-13T22:59:00Z">
              <w:tcPr>
                <w:tcW w:w="902" w:type="dxa"/>
              </w:tcPr>
            </w:tcPrChange>
          </w:tcPr>
          <w:p w14:paraId="74503938" w14:textId="77777777" w:rsidR="008A7879" w:rsidRPr="00B12C75" w:rsidRDefault="008A7879" w:rsidP="00BC3567">
            <w:pPr>
              <w:jc w:val="both"/>
              <w:rPr>
                <w:ins w:id="1190" w:author="Swapnaneel Ghosh" w:date="2023-05-13T22:57:00Z"/>
                <w:rFonts w:cstheme="minorHAnsi"/>
                <w:b/>
                <w:sz w:val="26"/>
                <w:szCs w:val="26"/>
              </w:rPr>
            </w:pPr>
            <w:ins w:id="1191" w:author="Swapnaneel Ghosh" w:date="2023-05-13T22:57:00Z">
              <w:r w:rsidRPr="00B12C75">
                <w:rPr>
                  <w:rFonts w:cstheme="minorHAnsi"/>
                  <w:b/>
                  <w:sz w:val="26"/>
                  <w:szCs w:val="26"/>
                </w:rPr>
                <w:t>368</w:t>
              </w:r>
            </w:ins>
          </w:p>
        </w:tc>
        <w:tc>
          <w:tcPr>
            <w:tcW w:w="902" w:type="dxa"/>
            <w:tcPrChange w:id="1192" w:author="Swapnaneel Ghosh" w:date="2023-05-13T22:59:00Z">
              <w:tcPr>
                <w:tcW w:w="902" w:type="dxa"/>
              </w:tcPr>
            </w:tcPrChange>
          </w:tcPr>
          <w:p w14:paraId="44B01FD7" w14:textId="77777777" w:rsidR="008A7879" w:rsidRPr="00B12C75" w:rsidRDefault="008A7879" w:rsidP="00BC3567">
            <w:pPr>
              <w:jc w:val="both"/>
              <w:rPr>
                <w:ins w:id="1193" w:author="Swapnaneel Ghosh" w:date="2023-05-13T22:57:00Z"/>
                <w:rFonts w:cstheme="minorHAnsi"/>
                <w:b/>
                <w:sz w:val="26"/>
                <w:szCs w:val="26"/>
              </w:rPr>
            </w:pPr>
            <w:ins w:id="1194" w:author="Swapnaneel Ghosh" w:date="2023-05-13T22:57:00Z">
              <w:r w:rsidRPr="00B12C75">
                <w:rPr>
                  <w:rFonts w:cstheme="minorHAnsi"/>
                  <w:b/>
                  <w:sz w:val="26"/>
                  <w:szCs w:val="26"/>
                </w:rPr>
                <w:t>1028</w:t>
              </w:r>
            </w:ins>
          </w:p>
        </w:tc>
        <w:tc>
          <w:tcPr>
            <w:tcW w:w="902" w:type="dxa"/>
            <w:tcPrChange w:id="1195" w:author="Swapnaneel Ghosh" w:date="2023-05-13T22:59:00Z">
              <w:tcPr>
                <w:tcW w:w="902" w:type="dxa"/>
              </w:tcPr>
            </w:tcPrChange>
          </w:tcPr>
          <w:p w14:paraId="33C256BE" w14:textId="77777777" w:rsidR="008A7879" w:rsidRPr="00B12C75" w:rsidRDefault="008A7879" w:rsidP="00BC3567">
            <w:pPr>
              <w:jc w:val="both"/>
              <w:rPr>
                <w:ins w:id="1196" w:author="Swapnaneel Ghosh" w:date="2023-05-13T22:57:00Z"/>
                <w:rFonts w:cstheme="minorHAnsi"/>
                <w:b/>
                <w:sz w:val="26"/>
                <w:szCs w:val="26"/>
              </w:rPr>
            </w:pPr>
            <w:ins w:id="1197" w:author="Swapnaneel Ghosh" w:date="2023-05-13T22:57:00Z">
              <w:r w:rsidRPr="00B12C75">
                <w:rPr>
                  <w:rFonts w:cstheme="minorHAnsi"/>
                  <w:b/>
                  <w:sz w:val="26"/>
                  <w:szCs w:val="26"/>
                </w:rPr>
                <w:t>1830</w:t>
              </w:r>
            </w:ins>
          </w:p>
        </w:tc>
        <w:tc>
          <w:tcPr>
            <w:tcW w:w="902" w:type="dxa"/>
            <w:tcPrChange w:id="1198" w:author="Swapnaneel Ghosh" w:date="2023-05-13T22:59:00Z">
              <w:tcPr>
                <w:tcW w:w="902" w:type="dxa"/>
              </w:tcPr>
            </w:tcPrChange>
          </w:tcPr>
          <w:p w14:paraId="4186967B" w14:textId="77777777" w:rsidR="008A7879" w:rsidRPr="00B12C75" w:rsidRDefault="008A7879" w:rsidP="00BC3567">
            <w:pPr>
              <w:jc w:val="both"/>
              <w:rPr>
                <w:ins w:id="1199" w:author="Swapnaneel Ghosh" w:date="2023-05-13T22:57:00Z"/>
                <w:rFonts w:cstheme="minorHAnsi"/>
                <w:b/>
                <w:sz w:val="26"/>
                <w:szCs w:val="26"/>
              </w:rPr>
            </w:pPr>
            <w:ins w:id="1200" w:author="Swapnaneel Ghosh" w:date="2023-05-13T22:57:00Z">
              <w:r w:rsidRPr="00B12C75">
                <w:rPr>
                  <w:rFonts w:cstheme="minorHAnsi"/>
                  <w:b/>
                  <w:sz w:val="26"/>
                  <w:szCs w:val="26"/>
                </w:rPr>
                <w:t>2140</w:t>
              </w:r>
            </w:ins>
          </w:p>
        </w:tc>
      </w:tr>
      <w:tr w:rsidR="008A7879" w:rsidRPr="00B12C75" w14:paraId="5F9BB58C" w14:textId="77777777" w:rsidTr="006A71CD">
        <w:trPr>
          <w:trHeight w:val="840"/>
          <w:jc w:val="center"/>
          <w:ins w:id="1201" w:author="Swapnaneel Ghosh" w:date="2023-05-13T22:57:00Z"/>
          <w:trPrChange w:id="1202" w:author="Swapnaneel Ghosh" w:date="2023-05-13T22:59:00Z">
            <w:trPr>
              <w:trHeight w:val="840"/>
            </w:trPr>
          </w:trPrChange>
        </w:trPr>
        <w:tc>
          <w:tcPr>
            <w:tcW w:w="901" w:type="dxa"/>
            <w:tcPrChange w:id="1203" w:author="Swapnaneel Ghosh" w:date="2023-05-13T22:59:00Z">
              <w:tcPr>
                <w:tcW w:w="901" w:type="dxa"/>
              </w:tcPr>
            </w:tcPrChange>
          </w:tcPr>
          <w:p w14:paraId="55F37931" w14:textId="77777777" w:rsidR="008A7879" w:rsidRPr="00B12C75" w:rsidRDefault="008A7879" w:rsidP="00BC3567">
            <w:pPr>
              <w:jc w:val="both"/>
              <w:rPr>
                <w:ins w:id="1204" w:author="Swapnaneel Ghosh" w:date="2023-05-13T22:57:00Z"/>
                <w:rFonts w:cstheme="minorHAnsi"/>
                <w:b/>
                <w:i/>
                <w:sz w:val="26"/>
                <w:szCs w:val="26"/>
              </w:rPr>
            </w:pPr>
            <w:ins w:id="1205" w:author="Swapnaneel Ghosh" w:date="2023-05-13T22:57:00Z">
              <w:r w:rsidRPr="00B12C75">
                <w:rPr>
                  <w:rFonts w:cstheme="minorHAnsi"/>
                  <w:b/>
                  <w:i/>
                  <w:sz w:val="26"/>
                  <w:szCs w:val="26"/>
                </w:rPr>
                <w:t>Peak percentage based on 10 min. interval</w:t>
              </w:r>
            </w:ins>
          </w:p>
        </w:tc>
        <w:tc>
          <w:tcPr>
            <w:tcW w:w="901" w:type="dxa"/>
            <w:tcPrChange w:id="1206" w:author="Swapnaneel Ghosh" w:date="2023-05-13T22:59:00Z">
              <w:tcPr>
                <w:tcW w:w="901" w:type="dxa"/>
              </w:tcPr>
            </w:tcPrChange>
          </w:tcPr>
          <w:p w14:paraId="787D371F" w14:textId="77777777" w:rsidR="008A7879" w:rsidRPr="00B12C75" w:rsidRDefault="008A7879" w:rsidP="00BC3567">
            <w:pPr>
              <w:jc w:val="both"/>
              <w:rPr>
                <w:ins w:id="1207" w:author="Swapnaneel Ghosh" w:date="2023-05-13T22:57:00Z"/>
                <w:rFonts w:cstheme="minorHAnsi"/>
                <w:b/>
                <w:sz w:val="26"/>
                <w:szCs w:val="26"/>
              </w:rPr>
            </w:pPr>
            <w:ins w:id="1208" w:author="Swapnaneel Ghosh" w:date="2023-05-13T22:57:00Z">
              <w:r w:rsidRPr="00B12C75">
                <w:rPr>
                  <w:rFonts w:cstheme="minorHAnsi"/>
                  <w:b/>
                  <w:sz w:val="26"/>
                  <w:szCs w:val="26"/>
                </w:rPr>
                <w:t>32.6</w:t>
              </w:r>
            </w:ins>
          </w:p>
        </w:tc>
        <w:tc>
          <w:tcPr>
            <w:tcW w:w="901" w:type="dxa"/>
            <w:tcPrChange w:id="1209" w:author="Swapnaneel Ghosh" w:date="2023-05-13T22:59:00Z">
              <w:tcPr>
                <w:tcW w:w="901" w:type="dxa"/>
              </w:tcPr>
            </w:tcPrChange>
          </w:tcPr>
          <w:p w14:paraId="76B896CC" w14:textId="77777777" w:rsidR="008A7879" w:rsidRPr="00B12C75" w:rsidRDefault="008A7879" w:rsidP="00BC3567">
            <w:pPr>
              <w:jc w:val="both"/>
              <w:rPr>
                <w:ins w:id="1210" w:author="Swapnaneel Ghosh" w:date="2023-05-13T22:57:00Z"/>
                <w:rFonts w:cstheme="minorHAnsi"/>
                <w:b/>
                <w:sz w:val="26"/>
                <w:szCs w:val="26"/>
              </w:rPr>
            </w:pPr>
            <w:ins w:id="1211" w:author="Swapnaneel Ghosh" w:date="2023-05-13T22:57:00Z">
              <w:r w:rsidRPr="00B12C75">
                <w:rPr>
                  <w:rFonts w:cstheme="minorHAnsi"/>
                  <w:b/>
                  <w:sz w:val="26"/>
                  <w:szCs w:val="26"/>
                </w:rPr>
                <w:t>30.4</w:t>
              </w:r>
            </w:ins>
          </w:p>
        </w:tc>
        <w:tc>
          <w:tcPr>
            <w:tcW w:w="901" w:type="dxa"/>
            <w:tcPrChange w:id="1212" w:author="Swapnaneel Ghosh" w:date="2023-05-13T22:59:00Z">
              <w:tcPr>
                <w:tcW w:w="901" w:type="dxa"/>
              </w:tcPr>
            </w:tcPrChange>
          </w:tcPr>
          <w:p w14:paraId="227DF7BD" w14:textId="77777777" w:rsidR="008A7879" w:rsidRPr="00B12C75" w:rsidRDefault="008A7879" w:rsidP="00BC3567">
            <w:pPr>
              <w:jc w:val="both"/>
              <w:rPr>
                <w:ins w:id="1213" w:author="Swapnaneel Ghosh" w:date="2023-05-13T22:57:00Z"/>
                <w:rFonts w:cstheme="minorHAnsi"/>
                <w:b/>
                <w:sz w:val="26"/>
                <w:szCs w:val="26"/>
              </w:rPr>
            </w:pPr>
            <w:ins w:id="1214" w:author="Swapnaneel Ghosh" w:date="2023-05-13T22:57:00Z">
              <w:r w:rsidRPr="00B12C75">
                <w:rPr>
                  <w:rFonts w:cstheme="minorHAnsi"/>
                  <w:b/>
                  <w:sz w:val="26"/>
                  <w:szCs w:val="26"/>
                </w:rPr>
                <w:t>25.1</w:t>
              </w:r>
            </w:ins>
          </w:p>
        </w:tc>
        <w:tc>
          <w:tcPr>
            <w:tcW w:w="902" w:type="dxa"/>
            <w:tcPrChange w:id="1215" w:author="Swapnaneel Ghosh" w:date="2023-05-13T22:59:00Z">
              <w:tcPr>
                <w:tcW w:w="902" w:type="dxa"/>
              </w:tcPr>
            </w:tcPrChange>
          </w:tcPr>
          <w:p w14:paraId="5595C93A" w14:textId="77777777" w:rsidR="008A7879" w:rsidRPr="00B12C75" w:rsidRDefault="008A7879" w:rsidP="00BC3567">
            <w:pPr>
              <w:jc w:val="both"/>
              <w:rPr>
                <w:ins w:id="1216" w:author="Swapnaneel Ghosh" w:date="2023-05-13T22:57:00Z"/>
                <w:rFonts w:cstheme="minorHAnsi"/>
                <w:b/>
                <w:sz w:val="26"/>
                <w:szCs w:val="26"/>
              </w:rPr>
            </w:pPr>
            <w:ins w:id="1217" w:author="Swapnaneel Ghosh" w:date="2023-05-13T22:57:00Z">
              <w:r w:rsidRPr="00B12C75">
                <w:rPr>
                  <w:rFonts w:cstheme="minorHAnsi"/>
                  <w:b/>
                  <w:sz w:val="26"/>
                  <w:szCs w:val="26"/>
                </w:rPr>
                <w:t>18.3</w:t>
              </w:r>
            </w:ins>
          </w:p>
        </w:tc>
        <w:tc>
          <w:tcPr>
            <w:tcW w:w="902" w:type="dxa"/>
            <w:tcPrChange w:id="1218" w:author="Swapnaneel Ghosh" w:date="2023-05-13T22:59:00Z">
              <w:tcPr>
                <w:tcW w:w="902" w:type="dxa"/>
              </w:tcPr>
            </w:tcPrChange>
          </w:tcPr>
          <w:p w14:paraId="6E559F6B" w14:textId="77777777" w:rsidR="008A7879" w:rsidRPr="00B12C75" w:rsidRDefault="008A7879" w:rsidP="00BC3567">
            <w:pPr>
              <w:jc w:val="both"/>
              <w:rPr>
                <w:ins w:id="1219" w:author="Swapnaneel Ghosh" w:date="2023-05-13T22:57:00Z"/>
                <w:rFonts w:cstheme="minorHAnsi"/>
                <w:b/>
                <w:sz w:val="26"/>
                <w:szCs w:val="26"/>
              </w:rPr>
            </w:pPr>
            <w:ins w:id="1220" w:author="Swapnaneel Ghosh" w:date="2023-05-13T22:57:00Z">
              <w:r w:rsidRPr="00B12C75">
                <w:rPr>
                  <w:rFonts w:cstheme="minorHAnsi"/>
                  <w:b/>
                  <w:sz w:val="26"/>
                  <w:szCs w:val="26"/>
                </w:rPr>
                <w:t>17.2</w:t>
              </w:r>
            </w:ins>
          </w:p>
        </w:tc>
        <w:tc>
          <w:tcPr>
            <w:tcW w:w="902" w:type="dxa"/>
            <w:tcPrChange w:id="1221" w:author="Swapnaneel Ghosh" w:date="2023-05-13T22:59:00Z">
              <w:tcPr>
                <w:tcW w:w="902" w:type="dxa"/>
              </w:tcPr>
            </w:tcPrChange>
          </w:tcPr>
          <w:p w14:paraId="65D1B48B" w14:textId="77777777" w:rsidR="008A7879" w:rsidRPr="00B12C75" w:rsidRDefault="008A7879" w:rsidP="00BC3567">
            <w:pPr>
              <w:jc w:val="both"/>
              <w:rPr>
                <w:ins w:id="1222" w:author="Swapnaneel Ghosh" w:date="2023-05-13T22:57:00Z"/>
                <w:rFonts w:cstheme="minorHAnsi"/>
                <w:b/>
                <w:sz w:val="26"/>
                <w:szCs w:val="26"/>
              </w:rPr>
            </w:pPr>
            <w:ins w:id="1223" w:author="Swapnaneel Ghosh" w:date="2023-05-13T22:57:00Z">
              <w:r w:rsidRPr="00B12C75">
                <w:rPr>
                  <w:rFonts w:cstheme="minorHAnsi"/>
                  <w:b/>
                  <w:sz w:val="26"/>
                  <w:szCs w:val="26"/>
                </w:rPr>
                <w:t>10.4</w:t>
              </w:r>
            </w:ins>
          </w:p>
        </w:tc>
        <w:tc>
          <w:tcPr>
            <w:tcW w:w="902" w:type="dxa"/>
            <w:tcPrChange w:id="1224" w:author="Swapnaneel Ghosh" w:date="2023-05-13T22:59:00Z">
              <w:tcPr>
                <w:tcW w:w="902" w:type="dxa"/>
              </w:tcPr>
            </w:tcPrChange>
          </w:tcPr>
          <w:p w14:paraId="39082F42" w14:textId="77777777" w:rsidR="008A7879" w:rsidRPr="00B12C75" w:rsidRDefault="008A7879" w:rsidP="00BC3567">
            <w:pPr>
              <w:jc w:val="both"/>
              <w:rPr>
                <w:ins w:id="1225" w:author="Swapnaneel Ghosh" w:date="2023-05-13T22:57:00Z"/>
                <w:rFonts w:cstheme="minorHAnsi"/>
                <w:b/>
                <w:sz w:val="26"/>
                <w:szCs w:val="26"/>
              </w:rPr>
            </w:pPr>
            <w:ins w:id="1226" w:author="Swapnaneel Ghosh" w:date="2023-05-13T22:57:00Z">
              <w:r w:rsidRPr="00B12C75">
                <w:rPr>
                  <w:rFonts w:cstheme="minorHAnsi"/>
                  <w:b/>
                  <w:sz w:val="26"/>
                  <w:szCs w:val="26"/>
                </w:rPr>
                <w:t>8.1</w:t>
              </w:r>
            </w:ins>
          </w:p>
        </w:tc>
        <w:tc>
          <w:tcPr>
            <w:tcW w:w="902" w:type="dxa"/>
            <w:tcPrChange w:id="1227" w:author="Swapnaneel Ghosh" w:date="2023-05-13T22:59:00Z">
              <w:tcPr>
                <w:tcW w:w="902" w:type="dxa"/>
              </w:tcPr>
            </w:tcPrChange>
          </w:tcPr>
          <w:p w14:paraId="0A09CCFF" w14:textId="77777777" w:rsidR="008A7879" w:rsidRPr="00B12C75" w:rsidRDefault="008A7879" w:rsidP="00BC3567">
            <w:pPr>
              <w:jc w:val="both"/>
              <w:rPr>
                <w:ins w:id="1228" w:author="Swapnaneel Ghosh" w:date="2023-05-13T22:57:00Z"/>
                <w:rFonts w:cstheme="minorHAnsi"/>
                <w:b/>
                <w:sz w:val="26"/>
                <w:szCs w:val="26"/>
              </w:rPr>
            </w:pPr>
            <w:ins w:id="1229" w:author="Swapnaneel Ghosh" w:date="2023-05-13T22:57:00Z">
              <w:r w:rsidRPr="00B12C75">
                <w:rPr>
                  <w:rFonts w:cstheme="minorHAnsi"/>
                  <w:b/>
                  <w:sz w:val="26"/>
                  <w:szCs w:val="26"/>
                </w:rPr>
                <w:t>6.8</w:t>
              </w:r>
            </w:ins>
          </w:p>
        </w:tc>
        <w:tc>
          <w:tcPr>
            <w:tcW w:w="902" w:type="dxa"/>
            <w:tcPrChange w:id="1230" w:author="Swapnaneel Ghosh" w:date="2023-05-13T22:59:00Z">
              <w:tcPr>
                <w:tcW w:w="902" w:type="dxa"/>
              </w:tcPr>
            </w:tcPrChange>
          </w:tcPr>
          <w:p w14:paraId="350A1A32" w14:textId="77777777" w:rsidR="008A7879" w:rsidRPr="00B12C75" w:rsidRDefault="008A7879" w:rsidP="00BC3567">
            <w:pPr>
              <w:jc w:val="both"/>
              <w:rPr>
                <w:ins w:id="1231" w:author="Swapnaneel Ghosh" w:date="2023-05-13T22:57:00Z"/>
                <w:rFonts w:cstheme="minorHAnsi"/>
                <w:b/>
                <w:sz w:val="26"/>
                <w:szCs w:val="26"/>
              </w:rPr>
            </w:pPr>
            <w:ins w:id="1232" w:author="Swapnaneel Ghosh" w:date="2023-05-13T22:57:00Z">
              <w:r w:rsidRPr="00B12C75">
                <w:rPr>
                  <w:rFonts w:cstheme="minorHAnsi"/>
                  <w:b/>
                  <w:sz w:val="26"/>
                  <w:szCs w:val="26"/>
                </w:rPr>
                <w:t>6.1</w:t>
              </w:r>
            </w:ins>
          </w:p>
        </w:tc>
      </w:tr>
    </w:tbl>
    <w:p w14:paraId="73909D57" w14:textId="77777777" w:rsidR="008A7879" w:rsidRPr="00B12C75" w:rsidRDefault="008A7879" w:rsidP="008A7879">
      <w:pPr>
        <w:jc w:val="both"/>
        <w:rPr>
          <w:ins w:id="1233" w:author="Swapnaneel Ghosh" w:date="2023-05-13T22:57:00Z"/>
          <w:rFonts w:cstheme="minorHAnsi"/>
          <w:sz w:val="26"/>
          <w:szCs w:val="26"/>
        </w:rPr>
      </w:pPr>
    </w:p>
    <w:p w14:paraId="0C18B01B" w14:textId="0A0D306D" w:rsidR="00C3103B" w:rsidRDefault="008A7879" w:rsidP="008A7879">
      <w:pPr>
        <w:jc w:val="both"/>
        <w:rPr>
          <w:ins w:id="1234" w:author="Swapnaneel Ghosh" w:date="2023-05-13T22:59:00Z"/>
          <w:rFonts w:cstheme="minorHAnsi"/>
          <w:sz w:val="26"/>
          <w:szCs w:val="26"/>
        </w:rPr>
      </w:pPr>
      <w:ins w:id="1235" w:author="Swapnaneel Ghosh" w:date="2023-05-13T22:57:00Z">
        <w:r w:rsidRPr="00B12C75">
          <w:rPr>
            <w:rFonts w:cstheme="minorHAnsi"/>
            <w:sz w:val="26"/>
            <w:szCs w:val="26"/>
          </w:rPr>
          <w:t xml:space="preserve">Graphs are plotted between the peak percentage (based on uniform time intervals, say 10 min) and the area of the basin, as shown in Fig. </w:t>
        </w:r>
      </w:ins>
      <w:ins w:id="1236" w:author="Swapnaneel Ghosh" w:date="2023-05-13T22:59:00Z">
        <w:r w:rsidR="00D14399">
          <w:rPr>
            <w:rFonts w:cstheme="minorHAnsi"/>
            <w:sz w:val="26"/>
            <w:szCs w:val="26"/>
          </w:rPr>
          <w:t>3.7.2</w:t>
        </w:r>
      </w:ins>
      <w:ins w:id="1237" w:author="Swapnaneel Ghosh" w:date="2023-05-13T22:57:00Z">
        <w:r w:rsidRPr="00B12C75">
          <w:rPr>
            <w:rFonts w:cstheme="minorHAnsi"/>
            <w:sz w:val="26"/>
            <w:szCs w:val="26"/>
          </w:rPr>
          <w:t>.</w:t>
        </w:r>
      </w:ins>
    </w:p>
    <w:p w14:paraId="6CBBFE44" w14:textId="78249C02" w:rsidR="00B30DA0" w:rsidRDefault="00B30DA0" w:rsidP="00B30DA0">
      <w:pPr>
        <w:jc w:val="center"/>
        <w:rPr>
          <w:ins w:id="1238" w:author="Swapnaneel Ghosh" w:date="2023-05-13T23:01:00Z"/>
          <w:rFonts w:cstheme="minorHAnsi"/>
          <w:sz w:val="26"/>
          <w:szCs w:val="26"/>
        </w:rPr>
      </w:pPr>
      <w:ins w:id="1239" w:author="Swapnaneel Ghosh" w:date="2023-05-13T23:01:00Z">
        <w:r>
          <w:rPr>
            <w:rFonts w:cstheme="minorHAnsi"/>
            <w:noProof/>
            <w:sz w:val="26"/>
            <w:szCs w:val="26"/>
          </w:rPr>
          <w:lastRenderedPageBreak/>
          <w:drawing>
            <wp:inline distT="0" distB="0" distL="0" distR="0" wp14:anchorId="2F81EA3F" wp14:editId="5ABACD3A">
              <wp:extent cx="5743575" cy="4191000"/>
              <wp:effectExtent l="0" t="0" r="9525" b="0"/>
              <wp:docPr id="185434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44522" name="Picture 18543445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4097" cy="4191381"/>
                      </a:xfrm>
                      <a:prstGeom prst="rect">
                        <a:avLst/>
                      </a:prstGeom>
                    </pic:spPr>
                  </pic:pic>
                </a:graphicData>
              </a:graphic>
            </wp:inline>
          </w:drawing>
        </w:r>
      </w:ins>
    </w:p>
    <w:p w14:paraId="2F4673EA" w14:textId="05CEFCC1" w:rsidR="00B30DA0" w:rsidRPr="00B30DA0" w:rsidRDefault="00B30DA0">
      <w:pPr>
        <w:jc w:val="center"/>
        <w:rPr>
          <w:ins w:id="1240" w:author="Swapnaneel Ghosh" w:date="2023-05-13T18:23:00Z"/>
          <w:rFonts w:cstheme="minorHAnsi"/>
          <w:b/>
          <w:bCs/>
          <w:sz w:val="26"/>
          <w:szCs w:val="26"/>
          <w:rPrChange w:id="1241" w:author="Swapnaneel Ghosh" w:date="2023-05-13T23:01:00Z">
            <w:rPr>
              <w:ins w:id="1242" w:author="Swapnaneel Ghosh" w:date="2023-05-13T18:23:00Z"/>
              <w:rFonts w:cstheme="minorHAnsi"/>
              <w:sz w:val="26"/>
              <w:szCs w:val="26"/>
            </w:rPr>
          </w:rPrChange>
        </w:rPr>
        <w:pPrChange w:id="1243" w:author="Swapnaneel Ghosh" w:date="2023-05-13T23:00:00Z">
          <w:pPr>
            <w:jc w:val="both"/>
          </w:pPr>
        </w:pPrChange>
      </w:pPr>
      <w:ins w:id="1244" w:author="Swapnaneel Ghosh" w:date="2023-05-13T23:01:00Z">
        <w:r w:rsidRPr="00B30DA0">
          <w:rPr>
            <w:rFonts w:cstheme="minorHAnsi"/>
            <w:b/>
            <w:bCs/>
            <w:sz w:val="26"/>
            <w:szCs w:val="26"/>
            <w:rPrChange w:id="1245" w:author="Swapnaneel Ghosh" w:date="2023-05-13T23:01:00Z">
              <w:rPr>
                <w:rFonts w:cstheme="minorHAnsi"/>
                <w:sz w:val="26"/>
                <w:szCs w:val="26"/>
              </w:rPr>
            </w:rPrChange>
          </w:rPr>
          <w:t>Fig. 3.7.2</w:t>
        </w:r>
      </w:ins>
    </w:p>
    <w:p w14:paraId="4804E43A" w14:textId="55D11874" w:rsidR="00FC433B" w:rsidRDefault="00FC433B" w:rsidP="005641F2">
      <w:pPr>
        <w:rPr>
          <w:ins w:id="1246" w:author="Swapnaneel Ghosh" w:date="2023-05-13T12:04:00Z"/>
          <w:rFonts w:cstheme="minorHAnsi"/>
          <w:sz w:val="26"/>
          <w:szCs w:val="26"/>
        </w:rPr>
      </w:pPr>
    </w:p>
    <w:p w14:paraId="76FF1262" w14:textId="2F199D3C" w:rsidR="00B23BFA" w:rsidRDefault="00B23BFA" w:rsidP="000736C8">
      <w:pPr>
        <w:ind w:left="720" w:hanging="720"/>
        <w:jc w:val="both"/>
        <w:rPr>
          <w:ins w:id="1247" w:author="Swapnaneel Ghosh" w:date="2023-05-13T23:04:00Z"/>
          <w:rFonts w:cstheme="minorHAnsi"/>
          <w:sz w:val="26"/>
          <w:szCs w:val="26"/>
        </w:rPr>
      </w:pPr>
      <w:ins w:id="1248" w:author="Swapnaneel Ghosh" w:date="2023-05-13T23:02:00Z">
        <w:r w:rsidRPr="00B12C75">
          <w:rPr>
            <w:rFonts w:cstheme="minorHAnsi"/>
            <w:b/>
            <w:sz w:val="26"/>
            <w:szCs w:val="26"/>
          </w:rPr>
          <w:t>3.</w:t>
        </w:r>
      </w:ins>
      <w:ins w:id="1249" w:author="Swapnaneel Ghosh" w:date="2023-05-13T23:03:00Z">
        <w:r>
          <w:rPr>
            <w:rFonts w:cstheme="minorHAnsi"/>
            <w:b/>
            <w:sz w:val="26"/>
            <w:szCs w:val="26"/>
          </w:rPr>
          <w:t>8</w:t>
        </w:r>
        <w:r w:rsidR="000736C8">
          <w:rPr>
            <w:rFonts w:cstheme="minorHAnsi"/>
            <w:b/>
            <w:sz w:val="26"/>
            <w:szCs w:val="26"/>
          </w:rPr>
          <w:tab/>
        </w:r>
      </w:ins>
      <w:ins w:id="1250" w:author="Swapnaneel Ghosh" w:date="2023-05-13T23:02:00Z">
        <w:r w:rsidRPr="00B12C75">
          <w:rPr>
            <w:rFonts w:cstheme="minorHAnsi"/>
            <w:b/>
            <w:sz w:val="26"/>
            <w:szCs w:val="26"/>
          </w:rPr>
          <w:t>Computation of Runoff Hydrograph from Excess Rainfall by Using D. Graph.</w:t>
        </w:r>
        <w:r w:rsidRPr="00B12C75">
          <w:rPr>
            <w:rFonts w:cstheme="minorHAnsi"/>
            <w:sz w:val="26"/>
            <w:szCs w:val="26"/>
          </w:rPr>
          <w:t xml:space="preserve"> The distribution graph can be easily used to compute the hydrograph of direct runoff or peak runoff rate, if the effective rainfall (excess rainfall) is known. This can be done by a single application of the D. graph, if the duration of the effective rainfall is less than the critical rainfall duration, which is usually considered equal to the period of rise for smaller catchments (up to 2500 hectares or so). This use of D. graph will become clearer when we solve the following numerical examples. However, the hydrograph, resulting from a rain of longer duration (i.e., greater than the period of rise) must be derived by successive applications of D. graph to unit durations of effective rainfall.</w:t>
        </w:r>
      </w:ins>
    </w:p>
    <w:p w14:paraId="0BCBBA7C" w14:textId="77777777" w:rsidR="00C5517E" w:rsidRDefault="00C5517E" w:rsidP="000736C8">
      <w:pPr>
        <w:ind w:left="720" w:hanging="720"/>
        <w:jc w:val="both"/>
        <w:rPr>
          <w:ins w:id="1251" w:author="Swapnaneel Ghosh" w:date="2023-05-13T23:04:00Z"/>
          <w:rFonts w:cstheme="minorHAnsi"/>
          <w:sz w:val="26"/>
          <w:szCs w:val="26"/>
        </w:rPr>
      </w:pPr>
    </w:p>
    <w:p w14:paraId="0263B544" w14:textId="381C756A" w:rsidR="00C5517E" w:rsidRDefault="00C5517E" w:rsidP="00C5517E">
      <w:pPr>
        <w:ind w:left="720" w:hanging="720"/>
        <w:jc w:val="center"/>
        <w:rPr>
          <w:ins w:id="1252" w:author="Swapnaneel Ghosh" w:date="2023-05-13T23:05:00Z"/>
          <w:rFonts w:cstheme="minorHAnsi"/>
          <w:sz w:val="26"/>
          <w:szCs w:val="26"/>
        </w:rPr>
      </w:pPr>
      <w:ins w:id="1253" w:author="Swapnaneel Ghosh" w:date="2023-05-13T23:05:00Z">
        <w:r w:rsidRPr="00C5517E">
          <w:rPr>
            <w:rFonts w:cstheme="minorHAnsi"/>
            <w:b/>
            <w:bCs/>
            <w:sz w:val="26"/>
            <w:szCs w:val="26"/>
            <w:u w:val="single"/>
            <w:rPrChange w:id="1254" w:author="Swapnaneel Ghosh" w:date="2023-05-13T23:05:00Z">
              <w:rPr>
                <w:rFonts w:cstheme="minorHAnsi"/>
                <w:sz w:val="26"/>
                <w:szCs w:val="26"/>
              </w:rPr>
            </w:rPrChange>
          </w:rPr>
          <w:t>CHAPTER-4</w:t>
        </w:r>
        <w:r w:rsidR="005F63F3">
          <w:rPr>
            <w:rFonts w:cstheme="minorHAnsi"/>
            <w:b/>
            <w:bCs/>
            <w:sz w:val="26"/>
            <w:szCs w:val="26"/>
            <w:u w:val="single"/>
          </w:rPr>
          <w:t xml:space="preserve"> </w:t>
        </w:r>
      </w:ins>
    </w:p>
    <w:p w14:paraId="68C8350B" w14:textId="77777777" w:rsidR="008F1280" w:rsidRDefault="008F1280" w:rsidP="00C5517E">
      <w:pPr>
        <w:ind w:left="720" w:hanging="720"/>
        <w:jc w:val="center"/>
        <w:rPr>
          <w:ins w:id="1255" w:author="Swapnaneel Ghosh" w:date="2023-05-13T23:05:00Z"/>
          <w:rFonts w:cstheme="minorHAnsi"/>
          <w:sz w:val="26"/>
          <w:szCs w:val="26"/>
        </w:rPr>
      </w:pPr>
    </w:p>
    <w:p w14:paraId="7DA411D3" w14:textId="601B5F73" w:rsidR="008F1280" w:rsidRPr="008F1280" w:rsidRDefault="008F1280" w:rsidP="008F1280">
      <w:pPr>
        <w:jc w:val="both"/>
        <w:rPr>
          <w:ins w:id="1256" w:author="Swapnaneel Ghosh" w:date="2023-05-13T23:06:00Z"/>
          <w:rFonts w:cstheme="minorHAnsi"/>
          <w:b/>
          <w:sz w:val="26"/>
          <w:szCs w:val="26"/>
          <w:u w:val="single"/>
          <w:rPrChange w:id="1257" w:author="Swapnaneel Ghosh" w:date="2023-05-13T23:06:00Z">
            <w:rPr>
              <w:ins w:id="1258" w:author="Swapnaneel Ghosh" w:date="2023-05-13T23:06:00Z"/>
              <w:rFonts w:cstheme="minorHAnsi"/>
              <w:b/>
              <w:sz w:val="26"/>
              <w:szCs w:val="26"/>
            </w:rPr>
          </w:rPrChange>
        </w:rPr>
      </w:pPr>
      <w:ins w:id="1259" w:author="Swapnaneel Ghosh" w:date="2023-05-13T23:06:00Z">
        <w:r>
          <w:rPr>
            <w:rFonts w:cstheme="minorHAnsi"/>
            <w:b/>
            <w:sz w:val="26"/>
            <w:szCs w:val="26"/>
          </w:rPr>
          <w:t>4.1</w:t>
        </w:r>
      </w:ins>
      <w:ins w:id="1260" w:author="Swapnaneel Ghosh" w:date="2023-05-13T23:09:00Z">
        <w:r w:rsidR="00770FD0">
          <w:rPr>
            <w:rFonts w:cstheme="minorHAnsi"/>
            <w:b/>
            <w:sz w:val="26"/>
            <w:szCs w:val="26"/>
          </w:rPr>
          <w:t>.</w:t>
        </w:r>
      </w:ins>
      <w:ins w:id="1261" w:author="Swapnaneel Ghosh" w:date="2023-05-13T23:06:00Z">
        <w:r w:rsidR="00D74195">
          <w:rPr>
            <w:rFonts w:cstheme="minorHAnsi"/>
            <w:b/>
            <w:sz w:val="26"/>
            <w:szCs w:val="26"/>
          </w:rPr>
          <w:tab/>
        </w:r>
        <w:r>
          <w:rPr>
            <w:rFonts w:cstheme="minorHAnsi"/>
            <w:b/>
            <w:sz w:val="26"/>
            <w:szCs w:val="26"/>
            <w:u w:val="single"/>
          </w:rPr>
          <w:t>S-CURVE HYDROGRAPH</w:t>
        </w:r>
      </w:ins>
    </w:p>
    <w:p w14:paraId="1A4CB707" w14:textId="0A84DA6A" w:rsidR="008F1280" w:rsidRPr="00B12C75" w:rsidRDefault="008F1280">
      <w:pPr>
        <w:ind w:left="720"/>
        <w:jc w:val="both"/>
        <w:rPr>
          <w:ins w:id="1262" w:author="Swapnaneel Ghosh" w:date="2023-05-13T23:06:00Z"/>
          <w:rFonts w:cstheme="minorHAnsi"/>
          <w:sz w:val="26"/>
          <w:szCs w:val="26"/>
        </w:rPr>
        <w:pPrChange w:id="1263" w:author="Swapnaneel Ghosh" w:date="2023-05-13T23:06:00Z">
          <w:pPr>
            <w:jc w:val="both"/>
          </w:pPr>
        </w:pPrChange>
      </w:pPr>
      <w:ins w:id="1264" w:author="Swapnaneel Ghosh" w:date="2023-05-13T23:06:00Z">
        <w:r w:rsidRPr="00B12C75">
          <w:rPr>
            <w:rFonts w:cstheme="minorHAnsi"/>
            <w:sz w:val="26"/>
            <w:szCs w:val="26"/>
          </w:rPr>
          <w:t xml:space="preserve">When a unit hydrograph of a desired unit duration (2) is neither available nor can be developed by analysis of the rainfall runoff data, then we are left with no alternative but to somehow or the other, derive this hydrograph from the known hydrograph of some other duration (f). The problem is simple, when the unknown hydrograph duration is an integral multiple of the known hydrograph duration. The computations in such a case are relatively </w:t>
        </w:r>
        <w:r w:rsidRPr="00B12C75">
          <w:rPr>
            <w:rFonts w:cstheme="minorHAnsi"/>
            <w:sz w:val="26"/>
            <w:szCs w:val="26"/>
          </w:rPr>
          <w:lastRenderedPageBreak/>
          <w:t>easy. Say for example, a known unit hydrograph of say 3 hr duration can be easily used to compute the unit hydrograph of 6 hr duration by superimposing the known 3 hr unit hydrograph, over the 3-hr unit hydrograph plotted with a time lag of 3 hr; and then dividing each ordinate by 2.</w:t>
        </w:r>
      </w:ins>
    </w:p>
    <w:p w14:paraId="0C164643" w14:textId="7FBA6992" w:rsidR="008F1280" w:rsidRPr="00B12C75" w:rsidRDefault="008F1280">
      <w:pPr>
        <w:ind w:left="720"/>
        <w:jc w:val="both"/>
        <w:rPr>
          <w:ins w:id="1265" w:author="Swapnaneel Ghosh" w:date="2023-05-13T23:06:00Z"/>
          <w:rFonts w:cstheme="minorHAnsi"/>
          <w:sz w:val="26"/>
          <w:szCs w:val="26"/>
        </w:rPr>
        <w:pPrChange w:id="1266" w:author="Swapnaneel Ghosh" w:date="2023-05-13T23:06:00Z">
          <w:pPr>
            <w:jc w:val="both"/>
          </w:pPr>
        </w:pPrChange>
      </w:pPr>
      <w:ins w:id="1267" w:author="Swapnaneel Ghosh" w:date="2023-05-13T23:06:00Z">
        <w:r w:rsidRPr="00B12C75">
          <w:rPr>
            <w:rFonts w:cstheme="minorHAnsi"/>
            <w:sz w:val="26"/>
            <w:szCs w:val="26"/>
          </w:rPr>
          <w:t>The problem is, however, complex when the duration of the unknown hydrograph is shorter or not an integral multiple of the duration of the known hydrograph. In such situations, a S-hydrograph i.e., summation curve hydrograph, based on the principle of superposition, is, first of all, constructed; and then used to compute the hydrograph of any desired duration (t2).</w:t>
        </w:r>
      </w:ins>
    </w:p>
    <w:p w14:paraId="2F9F3858" w14:textId="6A052E01" w:rsidR="008F1280" w:rsidRDefault="008F1280" w:rsidP="00CB41BE">
      <w:pPr>
        <w:ind w:left="720"/>
        <w:jc w:val="both"/>
        <w:rPr>
          <w:ins w:id="1268" w:author="Swapnaneel Ghosh" w:date="2023-05-13T23:08:00Z"/>
          <w:rFonts w:cstheme="minorHAnsi"/>
          <w:sz w:val="26"/>
          <w:szCs w:val="26"/>
        </w:rPr>
      </w:pPr>
      <w:ins w:id="1269" w:author="Swapnaneel Ghosh" w:date="2023-05-13T23:06:00Z">
        <w:r w:rsidRPr="00B12C75">
          <w:rPr>
            <w:rFonts w:cstheme="minorHAnsi"/>
            <w:sz w:val="26"/>
            <w:szCs w:val="26"/>
          </w:rPr>
          <w:t>The S-hydrograph or S-curve is essentially a hydrograph produced by a continuous effective rainfall at a constant rate for an indefinite period. The S-hydrograph is a continuously rising curve, which ultimately attains a constant value, when equilibrium discharge is reached, after the entire catchment starts contributing to runoff</w:t>
        </w:r>
      </w:ins>
      <w:ins w:id="1270" w:author="Swapnaneel Ghosh" w:date="2023-05-13T23:08:00Z">
        <w:r w:rsidR="00F770F0">
          <w:rPr>
            <w:rFonts w:cstheme="minorHAnsi"/>
            <w:sz w:val="26"/>
            <w:szCs w:val="26"/>
          </w:rPr>
          <w:t>.</w:t>
        </w:r>
      </w:ins>
    </w:p>
    <w:p w14:paraId="58326A9A" w14:textId="77777777" w:rsidR="00CB41BE" w:rsidRPr="00B12C75" w:rsidRDefault="00CB41BE">
      <w:pPr>
        <w:ind w:left="720"/>
        <w:jc w:val="both"/>
        <w:rPr>
          <w:ins w:id="1271" w:author="Swapnaneel Ghosh" w:date="2023-05-13T23:06:00Z"/>
          <w:rFonts w:cstheme="minorHAnsi"/>
          <w:sz w:val="26"/>
          <w:szCs w:val="26"/>
        </w:rPr>
        <w:pPrChange w:id="1272" w:author="Swapnaneel Ghosh" w:date="2023-05-13T23:08:00Z">
          <w:pPr>
            <w:jc w:val="both"/>
          </w:pPr>
        </w:pPrChange>
      </w:pPr>
    </w:p>
    <w:p w14:paraId="0A4146B0" w14:textId="492DC732" w:rsidR="008F1280" w:rsidRDefault="00CB41BE" w:rsidP="00CB41BE">
      <w:pPr>
        <w:ind w:left="720" w:hanging="720"/>
        <w:jc w:val="both"/>
        <w:rPr>
          <w:ins w:id="1273" w:author="Swapnaneel Ghosh" w:date="2023-05-13T23:09:00Z"/>
          <w:rFonts w:cstheme="minorHAnsi"/>
          <w:sz w:val="26"/>
          <w:szCs w:val="26"/>
        </w:rPr>
      </w:pPr>
      <w:ins w:id="1274" w:author="Swapnaneel Ghosh" w:date="2023-05-13T23:08:00Z">
        <w:r>
          <w:rPr>
            <w:rFonts w:cstheme="minorHAnsi"/>
            <w:b/>
            <w:sz w:val="26"/>
            <w:szCs w:val="26"/>
          </w:rPr>
          <w:t>4.2</w:t>
        </w:r>
      </w:ins>
      <w:ins w:id="1275" w:author="Swapnaneel Ghosh" w:date="2023-05-13T23:09:00Z">
        <w:r w:rsidR="00770FD0">
          <w:rPr>
            <w:rFonts w:cstheme="minorHAnsi"/>
            <w:b/>
            <w:sz w:val="26"/>
            <w:szCs w:val="26"/>
          </w:rPr>
          <w:t>.</w:t>
        </w:r>
      </w:ins>
      <w:ins w:id="1276" w:author="Swapnaneel Ghosh" w:date="2023-05-13T23:08:00Z">
        <w:r>
          <w:rPr>
            <w:rFonts w:cstheme="minorHAnsi"/>
            <w:b/>
            <w:sz w:val="26"/>
            <w:szCs w:val="26"/>
          </w:rPr>
          <w:tab/>
        </w:r>
      </w:ins>
      <w:ins w:id="1277" w:author="Swapnaneel Ghosh" w:date="2023-05-13T23:06:00Z">
        <w:r w:rsidR="008F1280" w:rsidRPr="00B12C75">
          <w:rPr>
            <w:rFonts w:cstheme="minorHAnsi"/>
            <w:b/>
            <w:sz w:val="26"/>
            <w:szCs w:val="26"/>
          </w:rPr>
          <w:t>Determining S-curve.</w:t>
        </w:r>
        <w:r w:rsidR="008F1280" w:rsidRPr="00B12C75">
          <w:rPr>
            <w:rFonts w:cstheme="minorHAnsi"/>
            <w:sz w:val="26"/>
            <w:szCs w:val="26"/>
          </w:rPr>
          <w:t xml:space="preserve"> The S-curve for a t1hr unit hydrograph can be determined on the principle that: the S-curve lagged by t1hr when subtracted from the S-curve gives us nothing but the unit hydrograph of t1 hr. In other words, when we add unit hydrograph ordinates with the ordinates of S-curve-lagged by t1hr, we get the ordinates of S-curve. Moreover, the initial ordinates of S-curve as well as the above imaginary offsetted S-curve, are the same as unit hydrograph ordinates. This principle can be easily used to compute S-curve ordinates, by simultaneously computing S-curve ordinates as well as offsetted S-curve ordinates from the known U.H. ordinates.</w:t>
        </w:r>
      </w:ins>
    </w:p>
    <w:p w14:paraId="7CF9440A" w14:textId="77777777" w:rsidR="00034198" w:rsidRPr="00B12C75" w:rsidRDefault="00034198">
      <w:pPr>
        <w:ind w:left="720" w:hanging="720"/>
        <w:jc w:val="both"/>
        <w:rPr>
          <w:ins w:id="1278" w:author="Swapnaneel Ghosh" w:date="2023-05-13T23:06:00Z"/>
          <w:rFonts w:cstheme="minorHAnsi"/>
          <w:sz w:val="26"/>
          <w:szCs w:val="26"/>
        </w:rPr>
        <w:pPrChange w:id="1279" w:author="Swapnaneel Ghosh" w:date="2023-05-13T23:09:00Z">
          <w:pPr>
            <w:jc w:val="both"/>
          </w:pPr>
        </w:pPrChange>
      </w:pPr>
    </w:p>
    <w:p w14:paraId="054182B1" w14:textId="304558F0" w:rsidR="008F1280" w:rsidRPr="00B12C75" w:rsidRDefault="00034198">
      <w:pPr>
        <w:ind w:left="720" w:hanging="720"/>
        <w:jc w:val="both"/>
        <w:rPr>
          <w:ins w:id="1280" w:author="Swapnaneel Ghosh" w:date="2023-05-13T23:06:00Z"/>
          <w:rFonts w:cstheme="minorHAnsi"/>
          <w:sz w:val="26"/>
          <w:szCs w:val="26"/>
        </w:rPr>
        <w:pPrChange w:id="1281" w:author="Swapnaneel Ghosh" w:date="2023-05-13T23:10:00Z">
          <w:pPr>
            <w:jc w:val="both"/>
          </w:pPr>
        </w:pPrChange>
      </w:pPr>
      <w:ins w:id="1282" w:author="Swapnaneel Ghosh" w:date="2023-05-13T23:09:00Z">
        <w:r>
          <w:rPr>
            <w:rFonts w:cstheme="minorHAnsi"/>
            <w:b/>
            <w:sz w:val="26"/>
            <w:szCs w:val="26"/>
          </w:rPr>
          <w:t>4.3</w:t>
        </w:r>
      </w:ins>
      <w:ins w:id="1283" w:author="Swapnaneel Ghosh" w:date="2023-05-13T23:10:00Z">
        <w:r w:rsidR="00646A43">
          <w:rPr>
            <w:rFonts w:cstheme="minorHAnsi"/>
            <w:b/>
            <w:sz w:val="26"/>
            <w:szCs w:val="26"/>
          </w:rPr>
          <w:t>.</w:t>
        </w:r>
        <w:r w:rsidR="00646A43">
          <w:rPr>
            <w:rFonts w:cstheme="minorHAnsi"/>
            <w:b/>
            <w:sz w:val="26"/>
            <w:szCs w:val="26"/>
          </w:rPr>
          <w:tab/>
        </w:r>
      </w:ins>
      <w:ins w:id="1284" w:author="Swapnaneel Ghosh" w:date="2023-05-13T23:06:00Z">
        <w:r w:rsidR="008F1280" w:rsidRPr="00B12C75">
          <w:rPr>
            <w:rFonts w:cstheme="minorHAnsi"/>
            <w:b/>
            <w:sz w:val="26"/>
            <w:szCs w:val="26"/>
          </w:rPr>
          <w:t>Using S-curve for Determining Unit Hydrograph of Unknown Duration (t2).</w:t>
        </w:r>
        <w:r w:rsidR="008F1280" w:rsidRPr="00B12C75">
          <w:rPr>
            <w:rFonts w:cstheme="minorHAnsi"/>
            <w:sz w:val="26"/>
            <w:szCs w:val="26"/>
          </w:rPr>
          <w:t xml:space="preserve"> When once the S-curve has been derived from the given t1hr unit hydrograph, we can easily use it to derive the U.H. of another duration 2, as discussed below:</w:t>
        </w:r>
      </w:ins>
    </w:p>
    <w:p w14:paraId="3D3F6EFB" w14:textId="697A9F68" w:rsidR="008F1280" w:rsidRPr="00B12C75" w:rsidRDefault="008F1280">
      <w:pPr>
        <w:ind w:left="720"/>
        <w:jc w:val="both"/>
        <w:rPr>
          <w:ins w:id="1285" w:author="Swapnaneel Ghosh" w:date="2023-05-13T23:06:00Z"/>
          <w:rFonts w:cstheme="minorHAnsi"/>
          <w:sz w:val="26"/>
          <w:szCs w:val="26"/>
        </w:rPr>
        <w:pPrChange w:id="1286" w:author="Swapnaneel Ghosh" w:date="2023-05-13T23:10:00Z">
          <w:pPr>
            <w:jc w:val="both"/>
          </w:pPr>
        </w:pPrChange>
      </w:pPr>
      <w:ins w:id="1287" w:author="Swapnaneel Ghosh" w:date="2023-05-13T23:06:00Z">
        <w:r w:rsidRPr="00B12C75">
          <w:rPr>
            <w:rFonts w:cstheme="minorHAnsi"/>
            <w:sz w:val="26"/>
            <w:szCs w:val="26"/>
          </w:rPr>
          <w:t xml:space="preserve">Assume that the S-hydrograph has been produced by continuous effective rainfall of a constant rate of q mm/hr. Then, advance or offset the position of this S-hydrograph for a period equal to the desired duration of 12 hours, as shown by curve 2 in the figure. This can be called a "shifted" or "lagged" S-curve. The difference between the ordinates of the original S-curve and the shifted S-curve, divided by </w:t>
        </w:r>
      </w:ins>
      <m:oMath>
        <m:r>
          <w:ins w:id="1288" w:author="Swapnaneel Ghosh" w:date="2023-05-13T23:06:00Z">
            <w:rPr>
              <w:rFonts w:ascii="Cambria Math" w:hAnsi="Cambria Math" w:cstheme="minorHAnsi"/>
              <w:sz w:val="26"/>
              <w:szCs w:val="26"/>
            </w:rPr>
            <m:t>1/1cm q .t2</m:t>
          </w:ins>
        </m:r>
      </m:oMath>
      <w:ins w:id="1289" w:author="Swapnaneel Ghosh" w:date="2023-05-13T23:10:00Z">
        <w:r w:rsidR="00A268D7">
          <w:rPr>
            <w:rFonts w:cstheme="minorHAnsi"/>
            <w:sz w:val="26"/>
            <w:szCs w:val="26"/>
          </w:rPr>
          <w:t xml:space="preserve"> </w:t>
        </w:r>
      </w:ins>
      <w:ins w:id="1290" w:author="Swapnaneel Ghosh" w:date="2023-05-13T23:06:00Z">
        <w:r w:rsidRPr="00B12C75">
          <w:rPr>
            <w:rFonts w:cstheme="minorHAnsi"/>
            <w:sz w:val="26"/>
            <w:szCs w:val="26"/>
          </w:rPr>
          <w:t>would result in the desired unit hydrograph.</w:t>
        </w:r>
      </w:ins>
    </w:p>
    <w:p w14:paraId="4591733E" w14:textId="3E5BE62A" w:rsidR="008F1280" w:rsidRPr="00B12C75" w:rsidRDefault="008F1280">
      <w:pPr>
        <w:ind w:left="720"/>
        <w:jc w:val="both"/>
        <w:rPr>
          <w:ins w:id="1291" w:author="Swapnaneel Ghosh" w:date="2023-05-13T23:06:00Z"/>
          <w:rFonts w:cstheme="minorHAnsi"/>
          <w:sz w:val="26"/>
          <w:szCs w:val="26"/>
        </w:rPr>
        <w:pPrChange w:id="1292" w:author="Swapnaneel Ghosh" w:date="2023-05-13T23:10:00Z">
          <w:pPr>
            <w:jc w:val="both"/>
          </w:pPr>
        </w:pPrChange>
      </w:pPr>
      <w:ins w:id="1293" w:author="Swapnaneel Ghosh" w:date="2023-05-13T23:06:00Z">
        <w:r w:rsidRPr="00B12C75">
          <w:rPr>
            <w:rFonts w:cstheme="minorHAnsi"/>
            <w:sz w:val="26"/>
            <w:szCs w:val="26"/>
          </w:rPr>
          <w:t xml:space="preserve">q can be computed easily from the 1 cm net rain contained in the U.H. of known duration (t1), as </w:t>
        </w:r>
      </w:ins>
      <m:oMath>
        <m:r>
          <w:ins w:id="1294" w:author="Swapnaneel Ghosh" w:date="2023-05-13T23:06:00Z">
            <w:rPr>
              <w:rFonts w:ascii="Cambria Math" w:hAnsi="Cambria Math" w:cstheme="minorHAnsi"/>
              <w:sz w:val="26"/>
              <w:szCs w:val="26"/>
            </w:rPr>
            <m:t xml:space="preserve">q = 1cm / t1 </m:t>
          </w:ins>
        </m:r>
        <m:r>
          <w:ins w:id="1295" w:author="Swapnaneel Ghosh" w:date="2023-05-13T23:06:00Z">
            <w:rPr>
              <w:rFonts w:ascii="Cambria Math" w:hAnsi="Cambria Math" w:cstheme="minorHAnsi"/>
              <w:sz w:val="26"/>
              <w:szCs w:val="26"/>
            </w:rPr>
            <m:t>hr</m:t>
          </w:ins>
        </m:r>
      </m:oMath>
    </w:p>
    <w:p w14:paraId="39FD592D" w14:textId="4C3D21FF" w:rsidR="008F1280" w:rsidRDefault="008F1280" w:rsidP="00CD2057">
      <w:pPr>
        <w:ind w:left="720"/>
        <w:rPr>
          <w:ins w:id="1296" w:author="Swapnaneel Ghosh" w:date="2023-05-13T23:25:00Z"/>
          <w:rFonts w:eastAsiaTheme="minorEastAsia" w:cstheme="minorHAnsi"/>
          <w:sz w:val="26"/>
          <w:szCs w:val="26"/>
        </w:rPr>
      </w:pPr>
      <w:ins w:id="1297" w:author="Swapnaneel Ghosh" w:date="2023-05-13T23:06:00Z">
        <w:r w:rsidRPr="00B12C75">
          <w:rPr>
            <w:rFonts w:cstheme="minorHAnsi"/>
            <w:sz w:val="26"/>
            <w:szCs w:val="26"/>
          </w:rPr>
          <w:t xml:space="preserve">Therefore, </w:t>
        </w:r>
      </w:ins>
      <m:oMath>
        <m:r>
          <w:ins w:id="1298" w:author="Swapnaneel Ghosh" w:date="2023-05-13T23:06:00Z">
            <w:rPr>
              <w:rFonts w:ascii="Cambria Math" w:eastAsiaTheme="minorEastAsia" w:hAnsi="Cambria Math" w:cstheme="minorHAnsi"/>
              <w:sz w:val="26"/>
              <w:szCs w:val="26"/>
            </w:rPr>
            <m:t>q = 1/t1 cm/hr</m:t>
          </w:ins>
        </m:r>
      </m:oMath>
    </w:p>
    <w:p w14:paraId="6C7D08F5" w14:textId="77777777" w:rsidR="00CA252C" w:rsidRPr="005F63F3" w:rsidRDefault="00CA252C">
      <w:pPr>
        <w:ind w:left="720"/>
        <w:rPr>
          <w:ins w:id="1299" w:author="Swapnaneel Ghosh" w:date="2023-05-13T23:02:00Z"/>
          <w:rFonts w:cstheme="minorHAnsi"/>
          <w:sz w:val="26"/>
          <w:szCs w:val="26"/>
        </w:rPr>
        <w:pPrChange w:id="1300" w:author="Swapnaneel Ghosh" w:date="2023-05-13T23:10:00Z">
          <w:pPr>
            <w:jc w:val="both"/>
          </w:pPr>
        </w:pPrChange>
      </w:pPr>
    </w:p>
    <w:p w14:paraId="7BC07273" w14:textId="0B5287D9" w:rsidR="00804255" w:rsidRDefault="00FB6566" w:rsidP="00D81458">
      <w:pPr>
        <w:jc w:val="center"/>
        <w:rPr>
          <w:ins w:id="1301" w:author="Swapnaneel Ghosh" w:date="2023-05-13T23:14:00Z"/>
          <w:rFonts w:cstheme="minorHAnsi"/>
          <w:sz w:val="26"/>
          <w:szCs w:val="26"/>
        </w:rPr>
      </w:pPr>
      <w:ins w:id="1302" w:author="Swapnaneel Ghosh" w:date="2023-05-13T23:13:00Z">
        <w:r>
          <w:rPr>
            <w:rFonts w:cstheme="minorHAnsi"/>
            <w:noProof/>
            <w:sz w:val="26"/>
            <w:szCs w:val="26"/>
          </w:rPr>
          <w:lastRenderedPageBreak/>
          <w:drawing>
            <wp:inline distT="0" distB="0" distL="0" distR="0" wp14:anchorId="78323E22" wp14:editId="3E4C8606">
              <wp:extent cx="5735782" cy="5710844"/>
              <wp:effectExtent l="0" t="0" r="0" b="4445"/>
              <wp:docPr id="1546322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2208" name="Picture 1546322208"/>
                      <pic:cNvPicPr/>
                    </pic:nvPicPr>
                    <pic:blipFill>
                      <a:blip r:embed="rId22">
                        <a:extLst>
                          <a:ext uri="{28A0092B-C50C-407E-A947-70E740481C1C}">
                            <a14:useLocalDpi xmlns:a14="http://schemas.microsoft.com/office/drawing/2010/main" val="0"/>
                          </a:ext>
                        </a:extLst>
                      </a:blip>
                      <a:stretch>
                        <a:fillRect/>
                      </a:stretch>
                    </pic:blipFill>
                    <pic:spPr>
                      <a:xfrm>
                        <a:off x="0" y="0"/>
                        <a:ext cx="5735782" cy="5710844"/>
                      </a:xfrm>
                      <a:prstGeom prst="rect">
                        <a:avLst/>
                      </a:prstGeom>
                    </pic:spPr>
                  </pic:pic>
                </a:graphicData>
              </a:graphic>
            </wp:inline>
          </w:drawing>
        </w:r>
      </w:ins>
    </w:p>
    <w:p w14:paraId="184BCFEB" w14:textId="005981EC" w:rsidR="00FB6566" w:rsidRPr="00FB6566" w:rsidRDefault="00FB6566">
      <w:pPr>
        <w:jc w:val="center"/>
        <w:rPr>
          <w:ins w:id="1303" w:author="Swapnaneel Ghosh" w:date="2023-05-13T11:03:00Z"/>
          <w:rFonts w:cstheme="minorHAnsi"/>
          <w:b/>
          <w:bCs/>
          <w:sz w:val="26"/>
          <w:szCs w:val="26"/>
          <w:rPrChange w:id="1304" w:author="Swapnaneel Ghosh" w:date="2023-05-13T23:14:00Z">
            <w:rPr>
              <w:ins w:id="1305" w:author="Swapnaneel Ghosh" w:date="2023-05-13T11:03:00Z"/>
              <w:rFonts w:cstheme="minorHAnsi"/>
              <w:color w:val="2F5496" w:themeColor="accent1" w:themeShade="BF"/>
              <w:sz w:val="26"/>
              <w:szCs w:val="26"/>
            </w:rPr>
          </w:rPrChange>
        </w:rPr>
        <w:pPrChange w:id="1306" w:author="Swapnaneel Ghosh" w:date="2023-05-13T23:12:00Z">
          <w:pPr>
            <w:jc w:val="both"/>
          </w:pPr>
        </w:pPrChange>
      </w:pPr>
      <w:ins w:id="1307" w:author="Swapnaneel Ghosh" w:date="2023-05-13T23:14:00Z">
        <w:r w:rsidRPr="00FB6566">
          <w:rPr>
            <w:rFonts w:cstheme="minorHAnsi"/>
            <w:b/>
            <w:bCs/>
            <w:sz w:val="26"/>
            <w:szCs w:val="26"/>
            <w:rPrChange w:id="1308" w:author="Swapnaneel Ghosh" w:date="2023-05-13T23:14:00Z">
              <w:rPr>
                <w:rFonts w:cstheme="minorHAnsi"/>
                <w:sz w:val="26"/>
                <w:szCs w:val="26"/>
              </w:rPr>
            </w:rPrChange>
          </w:rPr>
          <w:t>Fig. 4.3</w:t>
        </w:r>
      </w:ins>
    </w:p>
    <w:p w14:paraId="7586BADE" w14:textId="552EF81F" w:rsidR="00DD2713" w:rsidRPr="004578F5" w:rsidRDefault="00DD2713" w:rsidP="00DD2713">
      <w:pPr>
        <w:rPr>
          <w:ins w:id="1309" w:author="Swapnaneel Ghosh" w:date="2023-05-13T11:03:00Z"/>
          <w:rFonts w:cstheme="minorHAnsi"/>
          <w:sz w:val="26"/>
          <w:szCs w:val="26"/>
        </w:rPr>
      </w:pPr>
    </w:p>
    <w:p w14:paraId="381943DB" w14:textId="77777777" w:rsidR="00DD2713" w:rsidRPr="00DD2713" w:rsidRDefault="00DD2713">
      <w:pPr>
        <w:rPr>
          <w:ins w:id="1310" w:author="Swapnaneel Ghosh" w:date="2023-05-13T10:46:00Z"/>
          <w:rFonts w:cstheme="minorHAnsi"/>
          <w:sz w:val="26"/>
          <w:szCs w:val="26"/>
          <w:rPrChange w:id="1311" w:author="Swapnaneel Ghosh" w:date="2023-05-13T11:03:00Z">
            <w:rPr>
              <w:ins w:id="1312" w:author="Swapnaneel Ghosh" w:date="2023-05-13T10:46:00Z"/>
              <w:rFonts w:cstheme="minorHAnsi"/>
              <w:b/>
              <w:bCs/>
              <w:sz w:val="26"/>
              <w:szCs w:val="26"/>
            </w:rPr>
          </w:rPrChange>
        </w:rPr>
        <w:pPrChange w:id="1313" w:author="Swapnaneel Ghosh" w:date="2023-05-13T11:03:00Z">
          <w:pPr>
            <w:jc w:val="both"/>
          </w:pPr>
        </w:pPrChange>
      </w:pPr>
    </w:p>
    <w:p w14:paraId="21C1F38E" w14:textId="75DCBADA" w:rsidR="0058158E" w:rsidRPr="00B12C75" w:rsidRDefault="0058158E">
      <w:pPr>
        <w:ind w:firstLine="720"/>
        <w:jc w:val="both"/>
        <w:rPr>
          <w:ins w:id="1314" w:author="Swapnaneel Ghosh" w:date="2023-05-13T23:14:00Z"/>
          <w:rFonts w:cstheme="minorHAnsi"/>
          <w:sz w:val="26"/>
          <w:szCs w:val="26"/>
        </w:rPr>
        <w:pPrChange w:id="1315" w:author="Swapnaneel Ghosh" w:date="2023-05-13T23:15:00Z">
          <w:pPr>
            <w:jc w:val="both"/>
          </w:pPr>
        </w:pPrChange>
      </w:pPr>
      <w:ins w:id="1316" w:author="Swapnaneel Ghosh" w:date="2023-05-13T23:14:00Z">
        <w:r w:rsidRPr="00B12C75">
          <w:rPr>
            <w:rFonts w:cstheme="minorHAnsi"/>
            <w:sz w:val="26"/>
            <w:szCs w:val="26"/>
          </w:rPr>
          <w:t xml:space="preserve">Therefore, </w:t>
        </w:r>
      </w:ins>
      <m:oMath>
        <m:r>
          <w:ins w:id="1317" w:author="Swapnaneel Ghosh" w:date="2023-05-13T23:14:00Z">
            <w:rPr>
              <w:rFonts w:ascii="Cambria Math" w:hAnsi="Cambria Math" w:cstheme="minorHAnsi"/>
              <w:sz w:val="26"/>
              <w:szCs w:val="26"/>
            </w:rPr>
            <m:t>q . t2 = 1/t1 . t2 = t2/t1</m:t>
          </w:ins>
        </m:r>
      </m:oMath>
    </w:p>
    <w:p w14:paraId="28A963C8" w14:textId="3969E9C2" w:rsidR="0058158E" w:rsidRPr="00B12C75" w:rsidRDefault="0058158E">
      <w:pPr>
        <w:ind w:left="720"/>
        <w:jc w:val="both"/>
        <w:rPr>
          <w:ins w:id="1318" w:author="Swapnaneel Ghosh" w:date="2023-05-13T23:14:00Z"/>
          <w:rFonts w:cstheme="minorHAnsi"/>
          <w:sz w:val="26"/>
          <w:szCs w:val="26"/>
        </w:rPr>
        <w:pPrChange w:id="1319" w:author="Swapnaneel Ghosh" w:date="2023-05-13T23:15:00Z">
          <w:pPr>
            <w:jc w:val="both"/>
          </w:pPr>
        </w:pPrChange>
      </w:pPr>
      <w:ins w:id="1320" w:author="Swapnaneel Ghosh" w:date="2023-05-13T23:14:00Z">
        <w:r w:rsidRPr="00B12C75">
          <w:rPr>
            <w:rFonts w:cstheme="minorHAnsi"/>
            <w:sz w:val="26"/>
            <w:szCs w:val="26"/>
          </w:rPr>
          <w:t>Hence, the difference in the ordinates of S-curve and shifted S-curve, should be divided by the factor t2/t1, i.e. multiplied by t1/t2, so as to obtain the ordinates of unit hydrograph of duration t2.</w:t>
        </w:r>
      </w:ins>
    </w:p>
    <w:p w14:paraId="0565B74B" w14:textId="77777777" w:rsidR="0058158E" w:rsidRPr="00B12C75" w:rsidRDefault="0058158E" w:rsidP="0058158E">
      <w:pPr>
        <w:jc w:val="both"/>
        <w:rPr>
          <w:ins w:id="1321" w:author="Swapnaneel Ghosh" w:date="2023-05-13T23:14:00Z"/>
          <w:rFonts w:cstheme="minorHAnsi"/>
          <w:sz w:val="26"/>
          <w:szCs w:val="26"/>
        </w:rPr>
      </w:pPr>
      <w:ins w:id="1322" w:author="Swapnaneel Ghosh" w:date="2023-05-13T23:14:00Z">
        <w:r w:rsidRPr="00B12C75">
          <w:rPr>
            <w:rFonts w:cstheme="minorHAnsi"/>
            <w:sz w:val="26"/>
            <w:szCs w:val="26"/>
          </w:rPr>
          <w:tab/>
          <w:t>The constant discharge of S-hydrograph at the time of equilibrium can also be obtained as:</w:t>
        </w:r>
      </w:ins>
    </w:p>
    <w:p w14:paraId="2A355E3D" w14:textId="2F39808A" w:rsidR="0058158E" w:rsidRPr="00B12C75" w:rsidRDefault="0058158E" w:rsidP="0058158E">
      <w:pPr>
        <w:jc w:val="both"/>
        <w:rPr>
          <w:ins w:id="1323" w:author="Swapnaneel Ghosh" w:date="2023-05-13T23:14:00Z"/>
          <w:rFonts w:cstheme="minorHAnsi"/>
          <w:sz w:val="26"/>
          <w:szCs w:val="26"/>
        </w:rPr>
      </w:pPr>
      <m:oMathPara>
        <m:oMath>
          <m:r>
            <w:ins w:id="1324" w:author="Swapnaneel Ghosh" w:date="2023-05-13T23:14:00Z">
              <m:rPr>
                <m:sty m:val="bi"/>
              </m:rPr>
              <w:rPr>
                <w:rFonts w:ascii="Cambria Math" w:hAnsi="Cambria Math" w:cstheme="minorHAnsi"/>
                <w:sz w:val="26"/>
                <w:szCs w:val="26"/>
              </w:rPr>
              <m:t>Equilibrium discharge</m:t>
            </w:ins>
          </m:r>
          <m:r>
            <w:ins w:id="1325" w:author="Swapnaneel Ghosh" w:date="2023-05-13T23:14:00Z">
              <w:rPr>
                <w:rFonts w:ascii="Cambria Math" w:hAnsi="Cambria Math" w:cstheme="minorHAnsi"/>
                <w:sz w:val="26"/>
                <w:szCs w:val="26"/>
              </w:rPr>
              <m:t xml:space="preserve"> = Qeq</m:t>
            </w:ins>
          </m:r>
        </m:oMath>
      </m:oMathPara>
    </w:p>
    <w:p w14:paraId="5C6D0128" w14:textId="0D23D807" w:rsidR="0058158E" w:rsidRPr="00B12C75" w:rsidRDefault="00EC2141">
      <w:pPr>
        <w:ind w:firstLine="720"/>
        <w:jc w:val="both"/>
        <w:rPr>
          <w:ins w:id="1326" w:author="Swapnaneel Ghosh" w:date="2023-05-13T23:14:00Z"/>
          <w:rFonts w:cstheme="minorHAnsi"/>
          <w:sz w:val="26"/>
          <w:szCs w:val="26"/>
        </w:rPr>
        <w:pPrChange w:id="1327" w:author="Swapnaneel Ghosh" w:date="2023-05-13T23:15:00Z">
          <w:pPr>
            <w:jc w:val="both"/>
          </w:pPr>
        </w:pPrChange>
      </w:pPr>
      <m:oMathPara>
        <m:oMath>
          <m:r>
            <w:ins w:id="1328" w:author="Swapnaneel Ghosh" w:date="2023-05-13T23:14:00Z">
              <w:rPr>
                <w:rFonts w:ascii="Cambria Math" w:hAnsi="Cambria Math" w:cstheme="minorHAnsi"/>
                <w:sz w:val="26"/>
                <w:szCs w:val="26"/>
              </w:rPr>
              <m:t>= (q/100) * (A*10</m:t>
            </w:ins>
          </m:r>
          <m:r>
            <w:ins w:id="1329" w:author="Swapnaneel Ghosh" w:date="2023-05-13T23:14:00Z">
              <w:rPr>
                <w:rFonts w:ascii="Cambria Math" w:hAnsi="Cambria Math" w:cstheme="minorHAnsi"/>
                <w:sz w:val="26"/>
                <w:szCs w:val="26"/>
                <w:vertAlign w:val="superscript"/>
              </w:rPr>
              <m:t>6</m:t>
            </w:ins>
          </m:r>
          <m:r>
            <w:ins w:id="1330" w:author="Swapnaneel Ghosh" w:date="2023-05-13T23:14:00Z">
              <w:rPr>
                <w:rFonts w:ascii="Cambria Math" w:hAnsi="Cambria Math" w:cstheme="minorHAnsi"/>
                <w:sz w:val="26"/>
                <w:szCs w:val="26"/>
              </w:rPr>
              <m:t>) (1/60*60) m</m:t>
            </w:ins>
          </m:r>
          <m:r>
            <w:ins w:id="1331" w:author="Swapnaneel Ghosh" w:date="2023-05-13T23:14:00Z">
              <w:rPr>
                <w:rFonts w:ascii="Cambria Math" w:hAnsi="Cambria Math" w:cstheme="minorHAnsi"/>
                <w:sz w:val="26"/>
                <w:szCs w:val="26"/>
                <w:vertAlign w:val="superscript"/>
              </w:rPr>
              <m:t>3</m:t>
            </w:ins>
          </m:r>
          <m:r>
            <w:ins w:id="1332" w:author="Swapnaneel Ghosh" w:date="2023-05-13T23:14:00Z">
              <w:rPr>
                <w:rFonts w:ascii="Cambria Math" w:hAnsi="Cambria Math" w:cstheme="minorHAnsi"/>
                <w:sz w:val="26"/>
                <w:szCs w:val="26"/>
              </w:rPr>
              <m:t>/sec.</m:t>
            </w:ins>
          </m:r>
        </m:oMath>
      </m:oMathPara>
    </w:p>
    <w:p w14:paraId="5CD241CF" w14:textId="77777777" w:rsidR="0058158E" w:rsidRPr="00B12C75" w:rsidRDefault="0058158E">
      <w:pPr>
        <w:ind w:firstLine="720"/>
        <w:jc w:val="both"/>
        <w:rPr>
          <w:ins w:id="1333" w:author="Swapnaneel Ghosh" w:date="2023-05-13T23:14:00Z"/>
          <w:rFonts w:cstheme="minorHAnsi"/>
          <w:sz w:val="26"/>
          <w:szCs w:val="26"/>
        </w:rPr>
        <w:pPrChange w:id="1334" w:author="Swapnaneel Ghosh" w:date="2023-05-13T23:15:00Z">
          <w:pPr>
            <w:jc w:val="both"/>
          </w:pPr>
        </w:pPrChange>
      </w:pPr>
      <w:ins w:id="1335" w:author="Swapnaneel Ghosh" w:date="2023-05-13T23:14:00Z">
        <w:r w:rsidRPr="00B12C75">
          <w:rPr>
            <w:rFonts w:cstheme="minorHAnsi"/>
            <w:sz w:val="26"/>
            <w:szCs w:val="26"/>
          </w:rPr>
          <w:t xml:space="preserve"> Where, q is the effective rainfall rate in cm/hr, and A is the catchment area in sq.km.</w:t>
        </w:r>
      </w:ins>
    </w:p>
    <w:p w14:paraId="093379B8" w14:textId="65641A55" w:rsidR="0058158E" w:rsidRPr="00B12C75" w:rsidRDefault="0058158E">
      <w:pPr>
        <w:ind w:firstLine="720"/>
        <w:jc w:val="both"/>
        <w:rPr>
          <w:ins w:id="1336" w:author="Swapnaneel Ghosh" w:date="2023-05-13T23:14:00Z"/>
          <w:rFonts w:cstheme="minorHAnsi"/>
          <w:sz w:val="26"/>
          <w:szCs w:val="26"/>
        </w:rPr>
        <w:pPrChange w:id="1337" w:author="Swapnaneel Ghosh" w:date="2023-05-13T23:15:00Z">
          <w:pPr>
            <w:jc w:val="both"/>
          </w:pPr>
        </w:pPrChange>
      </w:pPr>
      <w:ins w:id="1338" w:author="Swapnaneel Ghosh" w:date="2023-05-13T23:14:00Z">
        <w:r w:rsidRPr="00B12C75">
          <w:rPr>
            <w:rFonts w:cstheme="minorHAnsi"/>
            <w:sz w:val="26"/>
            <w:szCs w:val="26"/>
          </w:rPr>
          <w:t xml:space="preserve">Or </w:t>
        </w:r>
      </w:ins>
      <m:oMath>
        <m:r>
          <w:ins w:id="1339" w:author="Swapnaneel Ghosh" w:date="2023-05-13T23:14:00Z">
            <w:rPr>
              <w:rFonts w:ascii="Cambria Math" w:hAnsi="Cambria Math" w:cstheme="minorHAnsi"/>
              <w:sz w:val="26"/>
              <w:szCs w:val="26"/>
            </w:rPr>
            <m:t>Qeq = q/0.36 . A</m:t>
          </w:ins>
        </m:r>
      </m:oMath>
    </w:p>
    <w:p w14:paraId="16D14151" w14:textId="4C1896C4" w:rsidR="0058158E" w:rsidRPr="00B12C75" w:rsidRDefault="0058158E">
      <w:pPr>
        <w:ind w:firstLine="720"/>
        <w:jc w:val="both"/>
        <w:rPr>
          <w:ins w:id="1340" w:author="Swapnaneel Ghosh" w:date="2023-05-13T23:14:00Z"/>
          <w:rFonts w:cstheme="minorHAnsi"/>
          <w:sz w:val="26"/>
          <w:szCs w:val="26"/>
        </w:rPr>
        <w:pPrChange w:id="1341" w:author="Swapnaneel Ghosh" w:date="2023-05-13T23:15:00Z">
          <w:pPr>
            <w:jc w:val="both"/>
          </w:pPr>
        </w:pPrChange>
      </w:pPr>
      <w:ins w:id="1342" w:author="Swapnaneel Ghosh" w:date="2023-05-13T23:14:00Z">
        <w:r w:rsidRPr="00B12C75">
          <w:rPr>
            <w:rFonts w:cstheme="minorHAnsi"/>
            <w:sz w:val="26"/>
            <w:szCs w:val="26"/>
          </w:rPr>
          <w:lastRenderedPageBreak/>
          <w:t xml:space="preserve">Or </w:t>
        </w:r>
      </w:ins>
      <m:oMath>
        <m:r>
          <w:ins w:id="1343" w:author="Swapnaneel Ghosh" w:date="2023-05-13T23:14:00Z">
            <w:rPr>
              <w:rFonts w:ascii="Cambria Math" w:hAnsi="Cambria Math" w:cstheme="minorHAnsi"/>
              <w:sz w:val="26"/>
              <w:szCs w:val="26"/>
            </w:rPr>
            <m:t>Qeq = 1/t1.1/0.36.A</m:t>
          </w:ins>
        </m:r>
      </m:oMath>
    </w:p>
    <w:p w14:paraId="74C3801D" w14:textId="03D4458D" w:rsidR="0058158E" w:rsidRPr="00B12C75" w:rsidRDefault="0058158E">
      <w:pPr>
        <w:ind w:firstLine="720"/>
        <w:jc w:val="both"/>
        <w:rPr>
          <w:ins w:id="1344" w:author="Swapnaneel Ghosh" w:date="2023-05-13T23:14:00Z"/>
          <w:rFonts w:cstheme="minorHAnsi"/>
          <w:sz w:val="26"/>
          <w:szCs w:val="26"/>
        </w:rPr>
        <w:pPrChange w:id="1345" w:author="Swapnaneel Ghosh" w:date="2023-05-13T23:15:00Z">
          <w:pPr>
            <w:jc w:val="both"/>
          </w:pPr>
        </w:pPrChange>
      </w:pPr>
      <w:ins w:id="1346" w:author="Swapnaneel Ghosh" w:date="2023-05-13T23:14:00Z">
        <w:r w:rsidRPr="00B12C75">
          <w:rPr>
            <w:rFonts w:cstheme="minorHAnsi"/>
            <w:sz w:val="26"/>
            <w:szCs w:val="26"/>
          </w:rPr>
          <w:t xml:space="preserve">Or </w:t>
        </w:r>
      </w:ins>
      <m:oMath>
        <m:r>
          <w:ins w:id="1347" w:author="Swapnaneel Ghosh" w:date="2023-05-13T23:14:00Z">
            <w:rPr>
              <w:rFonts w:ascii="Cambria Math" w:hAnsi="Cambria Math" w:cstheme="minorHAnsi"/>
              <w:sz w:val="26"/>
              <w:szCs w:val="26"/>
            </w:rPr>
            <m:t>Qeq = 2.78.A/t1</m:t>
          </w:ins>
        </m:r>
      </m:oMath>
      <w:ins w:id="1348" w:author="Swapnaneel Ghosh" w:date="2023-05-13T23:14:00Z">
        <w:r w:rsidRPr="00B12C75">
          <w:rPr>
            <w:rFonts w:cstheme="minorHAnsi"/>
            <w:sz w:val="26"/>
            <w:szCs w:val="26"/>
          </w:rPr>
          <w:t xml:space="preserve">  for 1 cm unit hydrograph</w:t>
        </w:r>
      </w:ins>
    </w:p>
    <w:p w14:paraId="0B16C183" w14:textId="78E1C5A9" w:rsidR="0058158E" w:rsidRPr="00B12C75" w:rsidRDefault="0058158E">
      <w:pPr>
        <w:ind w:firstLine="720"/>
        <w:jc w:val="both"/>
        <w:rPr>
          <w:ins w:id="1349" w:author="Swapnaneel Ghosh" w:date="2023-05-13T23:14:00Z"/>
          <w:rFonts w:cstheme="minorHAnsi"/>
          <w:sz w:val="26"/>
          <w:szCs w:val="26"/>
        </w:rPr>
        <w:pPrChange w:id="1350" w:author="Swapnaneel Ghosh" w:date="2023-05-13T23:15:00Z">
          <w:pPr>
            <w:jc w:val="both"/>
          </w:pPr>
        </w:pPrChange>
      </w:pPr>
      <w:ins w:id="1351" w:author="Swapnaneel Ghosh" w:date="2023-05-13T23:14:00Z">
        <w:r w:rsidRPr="00B12C75">
          <w:rPr>
            <w:rFonts w:cstheme="minorHAnsi"/>
            <w:sz w:val="26"/>
            <w:szCs w:val="26"/>
          </w:rPr>
          <w:t xml:space="preserve">Also, </w:t>
        </w:r>
      </w:ins>
      <m:oMath>
        <m:r>
          <w:ins w:id="1352" w:author="Swapnaneel Ghosh" w:date="2023-05-13T23:14:00Z">
            <w:rPr>
              <w:rFonts w:ascii="Cambria Math" w:hAnsi="Cambria Math" w:cstheme="minorHAnsi"/>
              <w:sz w:val="26"/>
              <w:szCs w:val="26"/>
            </w:rPr>
            <m:t>Qeq = 6.94 * A/t1</m:t>
          </w:ins>
        </m:r>
      </m:oMath>
      <w:ins w:id="1353" w:author="Swapnaneel Ghosh" w:date="2023-05-13T23:14:00Z">
        <w:r w:rsidRPr="00B12C75">
          <w:rPr>
            <w:rFonts w:cstheme="minorHAnsi"/>
            <w:sz w:val="26"/>
            <w:szCs w:val="26"/>
          </w:rPr>
          <w:t xml:space="preserve">  for 2.5 cm unit hydrograph</w:t>
        </w:r>
      </w:ins>
    </w:p>
    <w:p w14:paraId="1679081D" w14:textId="030A8481" w:rsidR="005C4D83" w:rsidRDefault="0058158E">
      <w:pPr>
        <w:spacing w:line="276" w:lineRule="auto"/>
        <w:rPr>
          <w:ins w:id="1354" w:author="Swapnaneel Ghosh" w:date="2023-05-13T10:44:00Z"/>
          <w:rFonts w:cstheme="minorHAnsi"/>
          <w:sz w:val="26"/>
          <w:szCs w:val="26"/>
        </w:rPr>
        <w:pPrChange w:id="1355" w:author="Swapnaneel Ghosh" w:date="2023-05-13T10:56:00Z">
          <w:pPr>
            <w:ind w:left="720"/>
            <w:jc w:val="both"/>
          </w:pPr>
        </w:pPrChange>
      </w:pPr>
      <w:ins w:id="1356" w:author="Swapnaneel Ghosh" w:date="2023-05-13T23:14:00Z">
        <w:r w:rsidRPr="00B12C75">
          <w:rPr>
            <w:rFonts w:cstheme="minorHAnsi"/>
            <w:sz w:val="26"/>
            <w:szCs w:val="26"/>
          </w:rPr>
          <w:tab/>
        </w:r>
        <w:r w:rsidRPr="00B12C75">
          <w:rPr>
            <w:rFonts w:cstheme="minorHAnsi"/>
            <w:sz w:val="26"/>
            <w:szCs w:val="26"/>
          </w:rPr>
          <w:tab/>
          <w:t>Where Q is in cumecs; A is in sq km; t is in hr.</w:t>
        </w:r>
      </w:ins>
    </w:p>
    <w:p w14:paraId="2DAAD6F7" w14:textId="77777777" w:rsidR="00224EB2" w:rsidRDefault="00224EB2">
      <w:pPr>
        <w:ind w:left="720"/>
        <w:jc w:val="both"/>
        <w:rPr>
          <w:ins w:id="1357" w:author="Swapnaneel Ghosh" w:date="2023-05-13T23:25:00Z"/>
          <w:rFonts w:cstheme="minorHAnsi"/>
          <w:sz w:val="26"/>
          <w:szCs w:val="26"/>
        </w:rPr>
      </w:pPr>
    </w:p>
    <w:p w14:paraId="12A426DC" w14:textId="77777777" w:rsidR="00CA252C" w:rsidRDefault="00CA252C" w:rsidP="00BF2BF5">
      <w:pPr>
        <w:jc w:val="both"/>
        <w:rPr>
          <w:ins w:id="1358" w:author="Swapnaneel Ghosh" w:date="2023-05-13T23:25:00Z"/>
          <w:rFonts w:cstheme="minorHAnsi"/>
          <w:sz w:val="26"/>
          <w:szCs w:val="26"/>
        </w:rPr>
      </w:pPr>
    </w:p>
    <w:p w14:paraId="48F7CBAD" w14:textId="42855302" w:rsidR="00BF2BF5" w:rsidRDefault="00BF2BF5" w:rsidP="00BF2BF5">
      <w:pPr>
        <w:jc w:val="both"/>
        <w:rPr>
          <w:ins w:id="1359" w:author="Swapnaneel Ghosh" w:date="2023-05-13T23:25:00Z"/>
          <w:rFonts w:cstheme="minorHAnsi"/>
          <w:sz w:val="26"/>
          <w:szCs w:val="26"/>
        </w:rPr>
      </w:pPr>
    </w:p>
    <w:p w14:paraId="2C0AC48F" w14:textId="4286FB00" w:rsidR="00BF2BF5" w:rsidRDefault="0046445B" w:rsidP="0046445B">
      <w:pPr>
        <w:jc w:val="center"/>
        <w:rPr>
          <w:ins w:id="1360" w:author="Swapnaneel Ghosh" w:date="2023-05-13T23:33:00Z"/>
          <w:rFonts w:cstheme="minorHAnsi"/>
          <w:b/>
          <w:bCs/>
          <w:sz w:val="26"/>
          <w:szCs w:val="26"/>
          <w:u w:val="single"/>
        </w:rPr>
      </w:pPr>
      <w:ins w:id="1361" w:author="Swapnaneel Ghosh" w:date="2023-05-13T23:33:00Z">
        <w:r w:rsidRPr="0046445B">
          <w:rPr>
            <w:rFonts w:cstheme="minorHAnsi"/>
            <w:b/>
            <w:bCs/>
            <w:sz w:val="26"/>
            <w:szCs w:val="26"/>
            <w:u w:val="single"/>
            <w:rPrChange w:id="1362" w:author="Swapnaneel Ghosh" w:date="2023-05-13T23:33:00Z">
              <w:rPr>
                <w:rFonts w:cstheme="minorHAnsi"/>
                <w:sz w:val="26"/>
                <w:szCs w:val="26"/>
              </w:rPr>
            </w:rPrChange>
          </w:rPr>
          <w:t xml:space="preserve">CHAPTER </w:t>
        </w:r>
        <w:r>
          <w:rPr>
            <w:rFonts w:cstheme="minorHAnsi"/>
            <w:b/>
            <w:bCs/>
            <w:sz w:val="26"/>
            <w:szCs w:val="26"/>
            <w:u w:val="single"/>
          </w:rPr>
          <w:t>–</w:t>
        </w:r>
        <w:r w:rsidRPr="0046445B">
          <w:rPr>
            <w:rFonts w:cstheme="minorHAnsi"/>
            <w:b/>
            <w:bCs/>
            <w:sz w:val="26"/>
            <w:szCs w:val="26"/>
            <w:u w:val="single"/>
            <w:rPrChange w:id="1363" w:author="Swapnaneel Ghosh" w:date="2023-05-13T23:33:00Z">
              <w:rPr>
                <w:rFonts w:cstheme="minorHAnsi"/>
                <w:sz w:val="26"/>
                <w:szCs w:val="26"/>
              </w:rPr>
            </w:rPrChange>
          </w:rPr>
          <w:t xml:space="preserve"> 5</w:t>
        </w:r>
      </w:ins>
    </w:p>
    <w:p w14:paraId="29D486BB" w14:textId="77777777" w:rsidR="0046445B" w:rsidRDefault="0046445B" w:rsidP="0046445B">
      <w:pPr>
        <w:jc w:val="center"/>
        <w:rPr>
          <w:ins w:id="1364" w:author="Swapnaneel Ghosh" w:date="2023-05-13T23:33:00Z"/>
          <w:rFonts w:cstheme="minorHAnsi"/>
          <w:b/>
          <w:bCs/>
          <w:sz w:val="26"/>
          <w:szCs w:val="26"/>
          <w:u w:val="single"/>
        </w:rPr>
      </w:pPr>
    </w:p>
    <w:p w14:paraId="0DD5EAF5" w14:textId="2F156E53" w:rsidR="0046445B" w:rsidRDefault="0046445B" w:rsidP="0046445B">
      <w:pPr>
        <w:rPr>
          <w:ins w:id="1365" w:author="Swapnaneel Ghosh" w:date="2023-05-13T23:33:00Z"/>
          <w:rFonts w:cstheme="minorHAnsi"/>
          <w:b/>
          <w:bCs/>
          <w:sz w:val="26"/>
          <w:szCs w:val="26"/>
          <w:u w:val="single"/>
        </w:rPr>
      </w:pPr>
      <w:ins w:id="1366" w:author="Swapnaneel Ghosh" w:date="2023-05-13T23:33:00Z">
        <w:r w:rsidRPr="0046445B">
          <w:rPr>
            <w:rFonts w:cstheme="minorHAnsi"/>
            <w:b/>
            <w:bCs/>
            <w:sz w:val="26"/>
            <w:szCs w:val="26"/>
            <w:rPrChange w:id="1367" w:author="Swapnaneel Ghosh" w:date="2023-05-13T23:33:00Z">
              <w:rPr>
                <w:rFonts w:cstheme="minorHAnsi"/>
                <w:b/>
                <w:bCs/>
                <w:sz w:val="26"/>
                <w:szCs w:val="26"/>
                <w:u w:val="single"/>
              </w:rPr>
            </w:rPrChange>
          </w:rPr>
          <w:t>5.1.</w:t>
        </w:r>
        <w:r>
          <w:rPr>
            <w:rFonts w:cstheme="minorHAnsi"/>
            <w:b/>
            <w:bCs/>
            <w:sz w:val="26"/>
            <w:szCs w:val="26"/>
          </w:rPr>
          <w:tab/>
        </w:r>
        <w:r w:rsidRPr="0046445B">
          <w:rPr>
            <w:rFonts w:cstheme="minorHAnsi"/>
            <w:b/>
            <w:bCs/>
            <w:sz w:val="26"/>
            <w:szCs w:val="26"/>
            <w:u w:val="single"/>
            <w:rPrChange w:id="1368" w:author="Swapnaneel Ghosh" w:date="2023-05-13T23:33:00Z">
              <w:rPr>
                <w:rFonts w:cstheme="minorHAnsi"/>
                <w:b/>
                <w:bCs/>
                <w:sz w:val="26"/>
                <w:szCs w:val="26"/>
              </w:rPr>
            </w:rPrChange>
          </w:rPr>
          <w:t>SYNTHETIC UNIT HYDROGRAPH</w:t>
        </w:r>
      </w:ins>
    </w:p>
    <w:p w14:paraId="4BD1155B" w14:textId="1905F932" w:rsidR="00AC03D6" w:rsidRPr="00B12C75" w:rsidRDefault="00AC03D6">
      <w:pPr>
        <w:ind w:left="720"/>
        <w:jc w:val="both"/>
        <w:rPr>
          <w:ins w:id="1369" w:author="Swapnaneel Ghosh" w:date="2023-05-13T23:34:00Z"/>
          <w:rFonts w:cstheme="minorHAnsi"/>
          <w:sz w:val="26"/>
          <w:szCs w:val="26"/>
        </w:rPr>
        <w:pPrChange w:id="1370" w:author="Swapnaneel Ghosh" w:date="2023-05-13T23:34:00Z">
          <w:pPr>
            <w:jc w:val="both"/>
          </w:pPr>
        </w:pPrChange>
      </w:pPr>
      <w:ins w:id="1371" w:author="Swapnaneel Ghosh" w:date="2023-05-13T23:34:00Z">
        <w:r w:rsidRPr="00B12C75">
          <w:rPr>
            <w:rFonts w:cstheme="minorHAnsi"/>
            <w:sz w:val="26"/>
            <w:szCs w:val="26"/>
          </w:rPr>
          <w:t>If rainfall-runoff data is available for a basin, its unit hydrograph can be derived by using the methods described earlier. However, there are many basins, especially in developing countries, which are not gauged; but for which, unit graphs may be required. For such basins, the unit hydrographs are synthesised from the known unit hydrograph of a meteorologically homogeneous basin.</w:t>
        </w:r>
      </w:ins>
    </w:p>
    <w:p w14:paraId="2F2D223F" w14:textId="7CF7A454" w:rsidR="00AC03D6" w:rsidRPr="00B12C75" w:rsidRDefault="00AC03D6">
      <w:pPr>
        <w:ind w:left="720"/>
        <w:jc w:val="both"/>
        <w:rPr>
          <w:ins w:id="1372" w:author="Swapnaneel Ghosh" w:date="2023-05-13T23:34:00Z"/>
          <w:rFonts w:cstheme="minorHAnsi"/>
          <w:sz w:val="26"/>
          <w:szCs w:val="26"/>
        </w:rPr>
        <w:pPrChange w:id="1373" w:author="Swapnaneel Ghosh" w:date="2023-05-13T23:34:00Z">
          <w:pPr>
            <w:jc w:val="both"/>
          </w:pPr>
        </w:pPrChange>
      </w:pPr>
      <w:ins w:id="1374" w:author="Swapnaneel Ghosh" w:date="2023-05-13T23:34:00Z">
        <w:r w:rsidRPr="00B12C75">
          <w:rPr>
            <w:rFonts w:cstheme="minorHAnsi"/>
            <w:sz w:val="26"/>
            <w:szCs w:val="26"/>
          </w:rPr>
          <w:t>The characteristics of the basin for which unit graph is known, are, therefore, correlated with the unit graph characteristics; and the established correlation is then used to determine the characteristics of the unit graph for the known basin characteristics of the ungauged basin. The unit hydrograph, thus, determined for the ungauged catchment, is known as synthetic unit hydrograph.</w:t>
        </w:r>
      </w:ins>
    </w:p>
    <w:p w14:paraId="71878AB9" w14:textId="12528C56" w:rsidR="00AC03D6" w:rsidRPr="00B12C75" w:rsidRDefault="00AC03D6">
      <w:pPr>
        <w:ind w:left="720"/>
        <w:jc w:val="both"/>
        <w:rPr>
          <w:ins w:id="1375" w:author="Swapnaneel Ghosh" w:date="2023-05-13T23:34:00Z"/>
          <w:rFonts w:cstheme="minorHAnsi"/>
          <w:sz w:val="26"/>
          <w:szCs w:val="26"/>
        </w:rPr>
        <w:pPrChange w:id="1376" w:author="Swapnaneel Ghosh" w:date="2023-05-13T23:34:00Z">
          <w:pPr>
            <w:jc w:val="both"/>
          </w:pPr>
        </w:pPrChange>
      </w:pPr>
      <w:ins w:id="1377" w:author="Swapnaneel Ghosh" w:date="2023-05-13T23:34:00Z">
        <w:r w:rsidRPr="00B12C75">
          <w:rPr>
            <w:rFonts w:cstheme="minorHAnsi"/>
            <w:sz w:val="26"/>
            <w:szCs w:val="26"/>
          </w:rPr>
          <w:t>Several techniques are adopted for establishing a relationship between the basin characteristics and the unit graph characteristics, for a unit rainfall, but the most commonly used one is by Snyder, and hence is known as Snyder's method, as discussed below.</w:t>
        </w:r>
      </w:ins>
    </w:p>
    <w:p w14:paraId="77E1D21D" w14:textId="6E3B5D1A" w:rsidR="00AC03D6" w:rsidRPr="00B12C75" w:rsidRDefault="00AC03D6">
      <w:pPr>
        <w:ind w:left="720"/>
        <w:jc w:val="both"/>
        <w:rPr>
          <w:ins w:id="1378" w:author="Swapnaneel Ghosh" w:date="2023-05-13T23:34:00Z"/>
          <w:rFonts w:cstheme="minorHAnsi"/>
          <w:sz w:val="26"/>
          <w:szCs w:val="26"/>
        </w:rPr>
        <w:pPrChange w:id="1379" w:author="Swapnaneel Ghosh" w:date="2023-05-13T23:34:00Z">
          <w:pPr>
            <w:jc w:val="both"/>
          </w:pPr>
        </w:pPrChange>
      </w:pPr>
      <w:ins w:id="1380" w:author="Swapnaneel Ghosh" w:date="2023-05-13T23:34:00Z">
        <w:r w:rsidRPr="00B12C75">
          <w:rPr>
            <w:rFonts w:cstheme="minorHAnsi"/>
            <w:sz w:val="26"/>
            <w:szCs w:val="26"/>
          </w:rPr>
          <w:t>Snyder (1938), based on a study of a large number of catchment basins in the Appalachian Highlands of Eastern United States, developed a set of empirical equations, connecting the basin characteristics with the unit graph characteristics.</w:t>
        </w:r>
      </w:ins>
    </w:p>
    <w:p w14:paraId="2D46ACEE" w14:textId="7BD1A1D7" w:rsidR="00AC03D6" w:rsidRPr="00B12C75" w:rsidRDefault="00AC03D6">
      <w:pPr>
        <w:ind w:left="720"/>
        <w:jc w:val="both"/>
        <w:rPr>
          <w:ins w:id="1381" w:author="Swapnaneel Ghosh" w:date="2023-05-13T23:34:00Z"/>
          <w:rFonts w:cstheme="minorHAnsi"/>
          <w:sz w:val="26"/>
          <w:szCs w:val="26"/>
        </w:rPr>
        <w:pPrChange w:id="1382" w:author="Swapnaneel Ghosh" w:date="2023-05-13T23:34:00Z">
          <w:pPr>
            <w:jc w:val="both"/>
          </w:pPr>
        </w:pPrChange>
      </w:pPr>
      <w:ins w:id="1383" w:author="Swapnaneel Ghosh" w:date="2023-05-13T23:34:00Z">
        <w:r w:rsidRPr="00B12C75">
          <w:rPr>
            <w:rFonts w:cstheme="minorHAnsi"/>
            <w:sz w:val="26"/>
            <w:szCs w:val="26"/>
          </w:rPr>
          <w:t>The basin characteristics used in these empirical relations were L, Lc, A, and coefficients Ct, and Cp; whereas the unit graph characteristics were tp, B and Qp. The equations developed are:</w:t>
        </w:r>
      </w:ins>
    </w:p>
    <w:p w14:paraId="0B64ECD2" w14:textId="2D7DA85C" w:rsidR="00AC03D6" w:rsidRPr="00B12C75" w:rsidRDefault="00AC03D6">
      <w:pPr>
        <w:ind w:firstLine="720"/>
        <w:jc w:val="both"/>
        <w:rPr>
          <w:ins w:id="1384" w:author="Swapnaneel Ghosh" w:date="2023-05-13T23:34:00Z"/>
          <w:rFonts w:cstheme="minorHAnsi"/>
          <w:sz w:val="26"/>
          <w:szCs w:val="26"/>
        </w:rPr>
        <w:pPrChange w:id="1385" w:author="Swapnaneel Ghosh" w:date="2023-05-13T23:34:00Z">
          <w:pPr>
            <w:jc w:val="both"/>
          </w:pPr>
        </w:pPrChange>
      </w:pPr>
      <w:ins w:id="1386" w:author="Swapnaneel Ghosh" w:date="2023-05-13T23:34:00Z">
        <w:r w:rsidRPr="00B12C75">
          <w:rPr>
            <w:rFonts w:cstheme="minorHAnsi"/>
            <w:sz w:val="26"/>
            <w:szCs w:val="26"/>
          </w:rPr>
          <w:t xml:space="preserve">(i)  </w:t>
        </w:r>
        <w:r w:rsidRPr="00B12C75">
          <w:rPr>
            <w:rFonts w:cstheme="minorHAnsi"/>
            <w:sz w:val="26"/>
            <w:szCs w:val="26"/>
          </w:rPr>
          <w:tab/>
        </w:r>
      </w:ins>
      <m:oMath>
        <m:r>
          <w:ins w:id="1387" w:author="Swapnaneel Ghosh" w:date="2023-05-13T23:34:00Z">
            <w:rPr>
              <w:rFonts w:ascii="Cambria Math" w:hAnsi="Cambria Math" w:cstheme="minorHAnsi"/>
              <w:sz w:val="26"/>
              <w:szCs w:val="26"/>
            </w:rPr>
            <m:t>tp = Ct . (L .Lc)</m:t>
          </w:ins>
        </m:r>
        <m:r>
          <w:ins w:id="1388" w:author="Swapnaneel Ghosh" w:date="2023-05-13T23:34:00Z">
            <w:rPr>
              <w:rFonts w:ascii="Cambria Math" w:hAnsi="Cambria Math" w:cstheme="minorHAnsi"/>
              <w:sz w:val="26"/>
              <w:szCs w:val="26"/>
              <w:vertAlign w:val="superscript"/>
            </w:rPr>
            <m:t>0.3</m:t>
          </w:ins>
        </m:r>
      </m:oMath>
    </w:p>
    <w:p w14:paraId="39DDFD45" w14:textId="2AD286DC" w:rsidR="00AC03D6" w:rsidRPr="00B12C75" w:rsidRDefault="00AC03D6">
      <w:pPr>
        <w:ind w:left="720"/>
        <w:jc w:val="both"/>
        <w:rPr>
          <w:ins w:id="1389" w:author="Swapnaneel Ghosh" w:date="2023-05-13T23:34:00Z"/>
          <w:rFonts w:cstheme="minorHAnsi"/>
          <w:sz w:val="26"/>
          <w:szCs w:val="26"/>
        </w:rPr>
        <w:pPrChange w:id="1390" w:author="Swapnaneel Ghosh" w:date="2023-05-13T23:34:00Z">
          <w:pPr>
            <w:jc w:val="both"/>
          </w:pPr>
        </w:pPrChange>
      </w:pPr>
      <w:ins w:id="1391" w:author="Swapnaneel Ghosh" w:date="2023-05-13T23:34:00Z">
        <w:r w:rsidRPr="00B12C75">
          <w:rPr>
            <w:rFonts w:cstheme="minorHAnsi"/>
            <w:sz w:val="26"/>
            <w:szCs w:val="26"/>
          </w:rPr>
          <w:t>Where;</w:t>
        </w:r>
        <w:r w:rsidRPr="00B12C75">
          <w:rPr>
            <w:rFonts w:cstheme="minorHAnsi"/>
            <w:sz w:val="26"/>
            <w:szCs w:val="26"/>
          </w:rPr>
          <w:tab/>
          <w:t xml:space="preserve">tp = </w:t>
        </w:r>
        <w:r w:rsidRPr="00B12C75">
          <w:rPr>
            <w:rFonts w:cstheme="minorHAnsi"/>
            <w:b/>
            <w:sz w:val="26"/>
            <w:szCs w:val="26"/>
          </w:rPr>
          <w:t>Basin lag</w:t>
        </w:r>
        <w:r w:rsidRPr="00B12C75">
          <w:rPr>
            <w:rFonts w:cstheme="minorHAnsi"/>
            <w:sz w:val="26"/>
            <w:szCs w:val="26"/>
          </w:rPr>
          <w:t>, which is the time interval from the midpoint of the unit rainfall excess to the peak of the unit graph.</w:t>
        </w:r>
      </w:ins>
    </w:p>
    <w:p w14:paraId="144A16C3" w14:textId="77777777" w:rsidR="00AC03D6" w:rsidRPr="00B12C75" w:rsidRDefault="00AC03D6" w:rsidP="00AC03D6">
      <w:pPr>
        <w:jc w:val="both"/>
        <w:rPr>
          <w:ins w:id="1392" w:author="Swapnaneel Ghosh" w:date="2023-05-13T23:34:00Z"/>
          <w:rFonts w:cstheme="minorHAnsi"/>
          <w:sz w:val="26"/>
          <w:szCs w:val="26"/>
        </w:rPr>
      </w:pPr>
      <w:ins w:id="1393" w:author="Swapnaneel Ghosh" w:date="2023-05-13T23:34:00Z">
        <w:r w:rsidRPr="00B12C75">
          <w:rPr>
            <w:rFonts w:cstheme="minorHAnsi"/>
            <w:sz w:val="26"/>
            <w:szCs w:val="26"/>
          </w:rPr>
          <w:tab/>
          <w:t>L = Length of the main stream in the catchment up to the gauging site, in km.</w:t>
        </w:r>
        <w:r w:rsidRPr="00B12C75">
          <w:rPr>
            <w:rFonts w:cstheme="minorHAnsi"/>
            <w:sz w:val="26"/>
            <w:szCs w:val="26"/>
          </w:rPr>
          <w:tab/>
        </w:r>
      </w:ins>
    </w:p>
    <w:p w14:paraId="7957F062" w14:textId="77777777" w:rsidR="00AC03D6" w:rsidRPr="00B12C75" w:rsidRDefault="00AC03D6">
      <w:pPr>
        <w:ind w:left="720"/>
        <w:jc w:val="both"/>
        <w:rPr>
          <w:ins w:id="1394" w:author="Swapnaneel Ghosh" w:date="2023-05-13T23:34:00Z"/>
          <w:rFonts w:cstheme="minorHAnsi"/>
          <w:sz w:val="26"/>
          <w:szCs w:val="26"/>
        </w:rPr>
        <w:pPrChange w:id="1395" w:author="Swapnaneel Ghosh" w:date="2023-05-13T23:34:00Z">
          <w:pPr>
            <w:jc w:val="both"/>
          </w:pPr>
        </w:pPrChange>
      </w:pPr>
      <w:ins w:id="1396" w:author="Swapnaneel Ghosh" w:date="2023-05-13T23:34:00Z">
        <w:r w:rsidRPr="00B12C75">
          <w:rPr>
            <w:rFonts w:cstheme="minorHAnsi"/>
            <w:sz w:val="26"/>
            <w:szCs w:val="26"/>
          </w:rPr>
          <w:tab/>
          <w:t>Lc = The distance along the main stream from the gauging site to a point on the stream which is nearest to the centroid of the basin, in km.</w:t>
        </w:r>
      </w:ins>
    </w:p>
    <w:p w14:paraId="3DADCC9F" w14:textId="5C271537" w:rsidR="00AC03D6" w:rsidRPr="00B12C75" w:rsidRDefault="00AC03D6">
      <w:pPr>
        <w:ind w:left="720"/>
        <w:jc w:val="both"/>
        <w:rPr>
          <w:ins w:id="1397" w:author="Swapnaneel Ghosh" w:date="2023-05-13T23:34:00Z"/>
          <w:rFonts w:cstheme="minorHAnsi"/>
          <w:sz w:val="26"/>
          <w:szCs w:val="26"/>
        </w:rPr>
        <w:pPrChange w:id="1398" w:author="Swapnaneel Ghosh" w:date="2023-05-13T23:34:00Z">
          <w:pPr>
            <w:jc w:val="both"/>
          </w:pPr>
        </w:pPrChange>
      </w:pPr>
      <w:ins w:id="1399" w:author="Swapnaneel Ghosh" w:date="2023-05-13T23:34:00Z">
        <w:r w:rsidRPr="00B12C75">
          <w:rPr>
            <w:rFonts w:cstheme="minorHAnsi"/>
            <w:sz w:val="26"/>
            <w:szCs w:val="26"/>
          </w:rPr>
          <w:lastRenderedPageBreak/>
          <w:t>Ct = Regional constant representing the watershed slope and storage. It was found to vary between 1.35 to 1.65 for basins studied by Snyder in Appalachian mountain region (USA). However, wide variations between 0.3 to 6.0 have been reported over a variety of basins, over the world.</w:t>
        </w:r>
        <w:r w:rsidRPr="00B12C75">
          <w:rPr>
            <w:rFonts w:cstheme="minorHAnsi"/>
            <w:sz w:val="26"/>
            <w:szCs w:val="26"/>
          </w:rPr>
          <w:tab/>
        </w:r>
      </w:ins>
    </w:p>
    <w:p w14:paraId="4F8FD4B1" w14:textId="77777777" w:rsidR="00AC03D6" w:rsidRPr="00B12C75" w:rsidRDefault="00AC03D6">
      <w:pPr>
        <w:ind w:firstLine="720"/>
        <w:jc w:val="both"/>
        <w:rPr>
          <w:ins w:id="1400" w:author="Swapnaneel Ghosh" w:date="2023-05-13T23:34:00Z"/>
          <w:rFonts w:cstheme="minorHAnsi"/>
          <w:sz w:val="26"/>
          <w:szCs w:val="26"/>
        </w:rPr>
        <w:pPrChange w:id="1401" w:author="Swapnaneel Ghosh" w:date="2023-05-13T23:34:00Z">
          <w:pPr>
            <w:jc w:val="both"/>
          </w:pPr>
        </w:pPrChange>
      </w:pPr>
      <w:ins w:id="1402" w:author="Swapnaneel Ghosh" w:date="2023-05-13T23:34:00Z">
        <w:r w:rsidRPr="00B12C75">
          <w:rPr>
            <w:rFonts w:cstheme="minorHAnsi"/>
            <w:sz w:val="26"/>
            <w:szCs w:val="26"/>
          </w:rPr>
          <w:t>(ii) Snyder adopted a standard rainfall duration of t hours (unit duration), given by</w:t>
        </w:r>
      </w:ins>
    </w:p>
    <w:p w14:paraId="5BDF577A" w14:textId="19E66C32" w:rsidR="00AC03D6" w:rsidRPr="00B12C75" w:rsidRDefault="00AC03D6" w:rsidP="00AC03D6">
      <w:pPr>
        <w:jc w:val="both"/>
        <w:rPr>
          <w:ins w:id="1403" w:author="Swapnaneel Ghosh" w:date="2023-05-13T23:34:00Z"/>
          <w:rFonts w:cstheme="minorHAnsi"/>
          <w:sz w:val="26"/>
          <w:szCs w:val="26"/>
        </w:rPr>
      </w:pPr>
      <m:oMathPara>
        <m:oMath>
          <m:r>
            <w:ins w:id="1404" w:author="Swapnaneel Ghosh" w:date="2023-05-13T23:34:00Z">
              <w:rPr>
                <w:rFonts w:ascii="Cambria Math" w:hAnsi="Cambria Math" w:cstheme="minorHAnsi"/>
                <w:sz w:val="26"/>
                <w:szCs w:val="26"/>
              </w:rPr>
              <m:t>t = (tp/5.5) = 2/11 tp</m:t>
            </w:ins>
          </m:r>
        </m:oMath>
      </m:oMathPara>
    </w:p>
    <w:p w14:paraId="222BC09C" w14:textId="77777777" w:rsidR="00AC03D6" w:rsidRPr="00B12C75" w:rsidRDefault="00AC03D6">
      <w:pPr>
        <w:ind w:left="720"/>
        <w:jc w:val="both"/>
        <w:rPr>
          <w:ins w:id="1405" w:author="Swapnaneel Ghosh" w:date="2023-05-13T23:34:00Z"/>
          <w:rFonts w:cstheme="minorHAnsi"/>
          <w:sz w:val="26"/>
          <w:szCs w:val="26"/>
        </w:rPr>
        <w:pPrChange w:id="1406" w:author="Swapnaneel Ghosh" w:date="2023-05-13T23:35:00Z">
          <w:pPr>
            <w:jc w:val="both"/>
          </w:pPr>
        </w:pPrChange>
      </w:pPr>
      <w:ins w:id="1407" w:author="Swapnaneel Ghosh" w:date="2023-05-13T23:34:00Z">
        <w:r w:rsidRPr="00B12C75">
          <w:rPr>
            <w:rFonts w:cstheme="minorHAnsi"/>
            <w:sz w:val="26"/>
            <w:szCs w:val="26"/>
          </w:rPr>
          <w:t>(iii) The peak discharge Qp of a unit hydrograph of standard unit duration oft hour is given by Snyder as:</w:t>
        </w:r>
      </w:ins>
    </w:p>
    <w:p w14:paraId="0388D99F" w14:textId="1C05DD38" w:rsidR="00AC03D6" w:rsidRPr="00B12C75" w:rsidRDefault="00AC03D6" w:rsidP="00AC03D6">
      <w:pPr>
        <w:jc w:val="both"/>
        <w:rPr>
          <w:ins w:id="1408" w:author="Swapnaneel Ghosh" w:date="2023-05-13T23:34:00Z"/>
          <w:rFonts w:cstheme="minorHAnsi"/>
          <w:sz w:val="26"/>
          <w:szCs w:val="26"/>
        </w:rPr>
      </w:pPr>
      <m:oMathPara>
        <m:oMath>
          <m:r>
            <w:ins w:id="1409" w:author="Swapnaneel Ghosh" w:date="2023-05-13T23:34:00Z">
              <w:rPr>
                <w:rFonts w:ascii="Cambria Math" w:hAnsi="Cambria Math" w:cstheme="minorHAnsi"/>
                <w:sz w:val="26"/>
                <w:szCs w:val="26"/>
              </w:rPr>
              <m:t>Qp(t) = 2.78 Cp . A/tp</m:t>
            </w:ins>
          </m:r>
        </m:oMath>
      </m:oMathPara>
    </w:p>
    <w:p w14:paraId="34115E09" w14:textId="5DDB1B12" w:rsidR="00AC03D6" w:rsidRPr="00B12C75" w:rsidRDefault="00AC03D6">
      <w:pPr>
        <w:ind w:firstLine="720"/>
        <w:jc w:val="both"/>
        <w:rPr>
          <w:ins w:id="1410" w:author="Swapnaneel Ghosh" w:date="2023-05-13T23:34:00Z"/>
          <w:rFonts w:cstheme="minorHAnsi"/>
          <w:sz w:val="26"/>
          <w:szCs w:val="26"/>
        </w:rPr>
        <w:pPrChange w:id="1411" w:author="Swapnaneel Ghosh" w:date="2023-05-13T23:35:00Z">
          <w:pPr>
            <w:jc w:val="both"/>
          </w:pPr>
        </w:pPrChange>
      </w:pPr>
      <w:ins w:id="1412" w:author="Swapnaneel Ghosh" w:date="2023-05-13T23:34:00Z">
        <w:r w:rsidRPr="00B12C75">
          <w:rPr>
            <w:rFonts w:cstheme="minorHAnsi"/>
            <w:sz w:val="26"/>
            <w:szCs w:val="26"/>
          </w:rPr>
          <w:t>Where</w:t>
        </w:r>
        <w:r w:rsidRPr="00B12C75">
          <w:rPr>
            <w:rFonts w:cstheme="minorHAnsi"/>
            <w:sz w:val="26"/>
            <w:szCs w:val="26"/>
          </w:rPr>
          <w:tab/>
        </w:r>
      </w:ins>
      <w:ins w:id="1413" w:author="Swapnaneel Ghosh" w:date="2023-05-13T23:35:00Z">
        <w:r>
          <w:rPr>
            <w:rFonts w:cstheme="minorHAnsi"/>
            <w:sz w:val="26"/>
            <w:szCs w:val="26"/>
          </w:rPr>
          <w:t xml:space="preserve"> </w:t>
        </w:r>
      </w:ins>
      <m:oMath>
        <m:r>
          <w:ins w:id="1414" w:author="Swapnaneel Ghosh" w:date="2023-05-13T23:34:00Z">
            <w:rPr>
              <w:rFonts w:ascii="Cambria Math" w:hAnsi="Cambria Math" w:cstheme="minorHAnsi"/>
              <w:sz w:val="26"/>
              <w:szCs w:val="26"/>
            </w:rPr>
            <m:t>Qp(t) = peak discharge</m:t>
          </w:ins>
        </m:r>
      </m:oMath>
      <w:ins w:id="1415" w:author="Swapnaneel Ghosh" w:date="2023-05-13T23:34:00Z">
        <w:r w:rsidRPr="00B12C75">
          <w:rPr>
            <w:rFonts w:cstheme="minorHAnsi"/>
            <w:sz w:val="26"/>
            <w:szCs w:val="26"/>
          </w:rPr>
          <w:t xml:space="preserve"> in m</w:t>
        </w:r>
        <w:r w:rsidRPr="00B12C75">
          <w:rPr>
            <w:rFonts w:cstheme="minorHAnsi"/>
            <w:sz w:val="26"/>
            <w:szCs w:val="26"/>
            <w:vertAlign w:val="superscript"/>
          </w:rPr>
          <w:t>3</w:t>
        </w:r>
        <w:r w:rsidRPr="00B12C75">
          <w:rPr>
            <w:rFonts w:cstheme="minorHAnsi"/>
            <w:sz w:val="26"/>
            <w:szCs w:val="26"/>
          </w:rPr>
          <w:t>/s</w:t>
        </w:r>
      </w:ins>
    </w:p>
    <w:p w14:paraId="19515EBB" w14:textId="77777777" w:rsidR="00AC03D6" w:rsidRPr="00B12C75" w:rsidRDefault="00AC03D6" w:rsidP="00AC03D6">
      <w:pPr>
        <w:jc w:val="both"/>
        <w:rPr>
          <w:ins w:id="1416" w:author="Swapnaneel Ghosh" w:date="2023-05-13T23:34:00Z"/>
          <w:rFonts w:cstheme="minorHAnsi"/>
          <w:sz w:val="26"/>
          <w:szCs w:val="26"/>
        </w:rPr>
      </w:pPr>
      <w:ins w:id="1417" w:author="Swapnaneel Ghosh" w:date="2023-05-13T23:34:00Z">
        <w:r w:rsidRPr="00B12C75">
          <w:rPr>
            <w:rFonts w:cstheme="minorHAnsi"/>
            <w:sz w:val="26"/>
            <w:szCs w:val="26"/>
          </w:rPr>
          <w:tab/>
          <w:t>A = catchment area in km</w:t>
        </w:r>
        <w:r w:rsidRPr="00B12C75">
          <w:rPr>
            <w:rFonts w:cstheme="minorHAnsi"/>
            <w:sz w:val="26"/>
            <w:szCs w:val="26"/>
            <w:vertAlign w:val="superscript"/>
          </w:rPr>
          <w:t>2</w:t>
        </w:r>
      </w:ins>
    </w:p>
    <w:p w14:paraId="61ABEF24" w14:textId="77777777" w:rsidR="00AC03D6" w:rsidRPr="00B12C75" w:rsidRDefault="00AC03D6">
      <w:pPr>
        <w:ind w:left="720"/>
        <w:jc w:val="both"/>
        <w:rPr>
          <w:ins w:id="1418" w:author="Swapnaneel Ghosh" w:date="2023-05-13T23:34:00Z"/>
          <w:rFonts w:cstheme="minorHAnsi"/>
          <w:sz w:val="26"/>
          <w:szCs w:val="26"/>
        </w:rPr>
        <w:pPrChange w:id="1419" w:author="Swapnaneel Ghosh" w:date="2023-05-13T23:35:00Z">
          <w:pPr>
            <w:jc w:val="both"/>
          </w:pPr>
        </w:pPrChange>
      </w:pPr>
      <w:ins w:id="1420" w:author="Swapnaneel Ghosh" w:date="2023-05-13T23:34:00Z">
        <w:r w:rsidRPr="00B12C75">
          <w:rPr>
            <w:rFonts w:cstheme="minorHAnsi"/>
            <w:sz w:val="26"/>
            <w:szCs w:val="26"/>
          </w:rPr>
          <w:tab/>
          <w:t>Cp = a dimensionless regional constant, representing the retention and storage capacity of the basin. Its value was found to vary between 0.56 to 0.69 for basins studied by Snyder. However, wide variations between 0.31 to 0.93 have been reported in the study of variety of basins, over the world.</w:t>
        </w:r>
      </w:ins>
    </w:p>
    <w:p w14:paraId="1C0235A9" w14:textId="77777777" w:rsidR="00AC03D6" w:rsidRPr="00B12C75" w:rsidRDefault="00AC03D6">
      <w:pPr>
        <w:ind w:left="720"/>
        <w:jc w:val="both"/>
        <w:rPr>
          <w:ins w:id="1421" w:author="Swapnaneel Ghosh" w:date="2023-05-13T23:34:00Z"/>
          <w:rFonts w:cstheme="minorHAnsi"/>
          <w:sz w:val="26"/>
          <w:szCs w:val="26"/>
        </w:rPr>
        <w:pPrChange w:id="1422" w:author="Swapnaneel Ghosh" w:date="2023-05-13T23:35:00Z">
          <w:pPr>
            <w:jc w:val="both"/>
          </w:pPr>
        </w:pPrChange>
      </w:pPr>
      <w:ins w:id="1423" w:author="Swapnaneel Ghosh" w:date="2023-05-13T23:34:00Z">
        <w:r w:rsidRPr="00B12C75">
          <w:rPr>
            <w:rFonts w:cstheme="minorHAnsi"/>
            <w:sz w:val="26"/>
            <w:szCs w:val="26"/>
          </w:rPr>
          <w:t>(iv) If a non-standard unit duration equal to T hour is used in place of the standard duration of t hour, then the value of the basin lag is affected, and its modified value (Tp) is given by</w:t>
        </w:r>
      </w:ins>
    </w:p>
    <w:p w14:paraId="1BD1585B" w14:textId="4A8B4E54" w:rsidR="00AC03D6" w:rsidRPr="00B12C75" w:rsidRDefault="00AC03D6" w:rsidP="00AC03D6">
      <w:pPr>
        <w:jc w:val="both"/>
        <w:rPr>
          <w:ins w:id="1424" w:author="Swapnaneel Ghosh" w:date="2023-05-13T23:34:00Z"/>
          <w:rFonts w:cstheme="minorHAnsi"/>
          <w:sz w:val="26"/>
          <w:szCs w:val="26"/>
        </w:rPr>
      </w:pPr>
      <m:oMathPara>
        <m:oMath>
          <m:r>
            <w:ins w:id="1425" w:author="Swapnaneel Ghosh" w:date="2023-05-13T23:34:00Z">
              <w:rPr>
                <w:rFonts w:ascii="Cambria Math" w:hAnsi="Cambria Math" w:cstheme="minorHAnsi"/>
                <w:sz w:val="26"/>
                <w:szCs w:val="26"/>
              </w:rPr>
              <m:t>Tp=tp + T – t / 4</m:t>
            </w:ins>
          </m:r>
        </m:oMath>
      </m:oMathPara>
    </w:p>
    <w:p w14:paraId="49376B3B" w14:textId="5909235B" w:rsidR="00AC03D6" w:rsidRPr="00B12C75" w:rsidRDefault="00AC03D6" w:rsidP="00AC03D6">
      <w:pPr>
        <w:jc w:val="both"/>
        <w:rPr>
          <w:ins w:id="1426" w:author="Swapnaneel Ghosh" w:date="2023-05-13T23:34:00Z"/>
          <w:rFonts w:cstheme="minorHAnsi"/>
          <w:sz w:val="26"/>
          <w:szCs w:val="26"/>
        </w:rPr>
      </w:pPr>
      <m:oMathPara>
        <m:oMath>
          <m:r>
            <w:ins w:id="1427" w:author="Swapnaneel Ghosh" w:date="2023-05-13T23:34:00Z">
              <w:rPr>
                <w:rFonts w:ascii="Cambria Math" w:hAnsi="Cambria Math" w:cstheme="minorHAnsi"/>
                <w:sz w:val="26"/>
                <w:szCs w:val="26"/>
              </w:rPr>
              <m:t>= tp + T/4 – ¼ (t)</m:t>
            </w:ins>
          </m:r>
        </m:oMath>
      </m:oMathPara>
    </w:p>
    <w:p w14:paraId="6E199DE8" w14:textId="52C6E39D" w:rsidR="00AC03D6" w:rsidRPr="00B12C75" w:rsidRDefault="00AC03D6" w:rsidP="00AC03D6">
      <w:pPr>
        <w:jc w:val="both"/>
        <w:rPr>
          <w:ins w:id="1428" w:author="Swapnaneel Ghosh" w:date="2023-05-13T23:34:00Z"/>
          <w:rFonts w:cstheme="minorHAnsi"/>
          <w:sz w:val="26"/>
          <w:szCs w:val="26"/>
        </w:rPr>
      </w:pPr>
      <m:oMathPara>
        <m:oMath>
          <m:r>
            <w:ins w:id="1429" w:author="Swapnaneel Ghosh" w:date="2023-05-13T23:34:00Z">
              <w:rPr>
                <w:rFonts w:ascii="Cambria Math" w:hAnsi="Cambria Math" w:cstheme="minorHAnsi"/>
                <w:sz w:val="26"/>
                <w:szCs w:val="26"/>
              </w:rPr>
              <m:t>= tp + T/4 – ¼ x 2/11 tp</m:t>
            </w:ins>
          </m:r>
        </m:oMath>
      </m:oMathPara>
    </w:p>
    <w:p w14:paraId="67CBC790" w14:textId="3E1AF31B" w:rsidR="00AC03D6" w:rsidRPr="00B12C75" w:rsidRDefault="00AC03D6">
      <w:pPr>
        <w:ind w:firstLine="720"/>
        <w:jc w:val="both"/>
        <w:rPr>
          <w:ins w:id="1430" w:author="Swapnaneel Ghosh" w:date="2023-05-13T23:34:00Z"/>
          <w:rFonts w:cstheme="minorHAnsi"/>
          <w:sz w:val="26"/>
          <w:szCs w:val="26"/>
        </w:rPr>
        <w:pPrChange w:id="1431" w:author="Swapnaneel Ghosh" w:date="2023-05-13T23:35:00Z">
          <w:pPr>
            <w:jc w:val="both"/>
          </w:pPr>
        </w:pPrChange>
      </w:pPr>
      <w:ins w:id="1432" w:author="Swapnaneel Ghosh" w:date="2023-05-13T23:34:00Z">
        <w:r w:rsidRPr="00B12C75">
          <w:rPr>
            <w:rFonts w:cstheme="minorHAnsi"/>
            <w:sz w:val="26"/>
            <w:szCs w:val="26"/>
          </w:rPr>
          <w:t>or</w:t>
        </w:r>
        <w:r w:rsidRPr="00B12C75">
          <w:rPr>
            <w:rFonts w:cstheme="minorHAnsi"/>
            <w:sz w:val="26"/>
            <w:szCs w:val="26"/>
          </w:rPr>
          <w:tab/>
        </w:r>
        <w:r w:rsidR="00CC4119" w:rsidRPr="00983BBD">
          <w:rPr>
            <w:rFonts w:eastAsiaTheme="minorEastAsia" w:cstheme="minorHAnsi"/>
            <w:sz w:val="26"/>
            <w:szCs w:val="26"/>
            <w:rPrChange w:id="1433" w:author="Swapnaneel Ghosh" w:date="2023-05-13T23:44:00Z">
              <w:rPr>
                <w:rFonts w:ascii="Cambria Math" w:hAnsi="Cambria Math" w:cstheme="minorHAnsi"/>
                <w:i/>
                <w:sz w:val="26"/>
                <w:szCs w:val="26"/>
              </w:rPr>
            </w:rPrChange>
          </w:rPr>
          <w:t>𝑇𝑝 = 21/22 𝑡𝑝 + 𝑇/4</w:t>
        </w:r>
      </w:ins>
    </w:p>
    <w:p w14:paraId="0FB3C9F0" w14:textId="616F20AA" w:rsidR="00AC03D6" w:rsidRPr="00B12C75" w:rsidRDefault="00AC03D6">
      <w:pPr>
        <w:ind w:left="720"/>
        <w:jc w:val="both"/>
        <w:rPr>
          <w:ins w:id="1434" w:author="Swapnaneel Ghosh" w:date="2023-05-13T23:34:00Z"/>
          <w:rFonts w:cstheme="minorHAnsi"/>
          <w:sz w:val="26"/>
          <w:szCs w:val="26"/>
        </w:rPr>
        <w:pPrChange w:id="1435" w:author="Swapnaneel Ghosh" w:date="2023-05-13T23:35:00Z">
          <w:pPr>
            <w:jc w:val="both"/>
          </w:pPr>
        </w:pPrChange>
      </w:pPr>
      <w:ins w:id="1436" w:author="Swapnaneel Ghosh" w:date="2023-05-13T23:34:00Z">
        <w:r w:rsidRPr="00B12C75">
          <w:rPr>
            <w:rFonts w:cstheme="minorHAnsi"/>
            <w:sz w:val="26"/>
            <w:szCs w:val="26"/>
          </w:rPr>
          <w:t>Thus, for a non-standard duration (T), the term Tp, must be used in place of tp, and hence, the peak discharge of unit hydrograph, is given by Eqn. as:</w:t>
        </w:r>
      </w:ins>
    </w:p>
    <w:p w14:paraId="7F56C1DE" w14:textId="1DBC0F2F" w:rsidR="00AC03D6" w:rsidRPr="00B12C75" w:rsidRDefault="00AC03D6" w:rsidP="00AC03D6">
      <w:pPr>
        <w:jc w:val="both"/>
        <w:rPr>
          <w:ins w:id="1437" w:author="Swapnaneel Ghosh" w:date="2023-05-13T23:34:00Z"/>
          <w:rFonts w:cstheme="minorHAnsi"/>
          <w:sz w:val="26"/>
          <w:szCs w:val="26"/>
        </w:rPr>
      </w:pPr>
      <m:oMathPara>
        <m:oMath>
          <m:r>
            <w:ins w:id="1438" w:author="Swapnaneel Ghosh" w:date="2023-05-13T23:34:00Z">
              <w:rPr>
                <w:rFonts w:ascii="Cambria Math" w:hAnsi="Cambria Math" w:cstheme="minorHAnsi"/>
                <w:sz w:val="26"/>
                <w:szCs w:val="26"/>
              </w:rPr>
              <m:t>Qp (T) = 2.78 Cp . A/Tp</m:t>
            </w:ins>
          </m:r>
        </m:oMath>
      </m:oMathPara>
    </w:p>
    <w:p w14:paraId="3E585F01" w14:textId="77777777" w:rsidR="00AC03D6" w:rsidRPr="00B12C75" w:rsidRDefault="00AC03D6">
      <w:pPr>
        <w:ind w:firstLine="720"/>
        <w:jc w:val="both"/>
        <w:rPr>
          <w:ins w:id="1439" w:author="Swapnaneel Ghosh" w:date="2023-05-13T23:34:00Z"/>
          <w:rFonts w:cstheme="minorHAnsi"/>
          <w:sz w:val="26"/>
          <w:szCs w:val="26"/>
        </w:rPr>
        <w:pPrChange w:id="1440" w:author="Swapnaneel Ghosh" w:date="2023-05-13T23:35:00Z">
          <w:pPr>
            <w:jc w:val="both"/>
          </w:pPr>
        </w:pPrChange>
      </w:pPr>
      <w:ins w:id="1441" w:author="Swapnaneel Ghosh" w:date="2023-05-13T23:34:00Z">
        <w:r w:rsidRPr="00B12C75">
          <w:rPr>
            <w:rFonts w:cstheme="minorHAnsi"/>
            <w:sz w:val="26"/>
            <w:szCs w:val="26"/>
          </w:rPr>
          <w:t>(v) The time base of this unit hydrograph, T, in hours, is further given by Snyder as:</w:t>
        </w:r>
        <w:r w:rsidRPr="00B12C75">
          <w:rPr>
            <w:rFonts w:cstheme="minorHAnsi"/>
            <w:sz w:val="26"/>
            <w:szCs w:val="26"/>
          </w:rPr>
          <w:tab/>
        </w:r>
      </w:ins>
    </w:p>
    <w:p w14:paraId="5F417EDB" w14:textId="3C85D32D" w:rsidR="00AC03D6" w:rsidRPr="00B12C75" w:rsidRDefault="00AC03D6" w:rsidP="00AC03D6">
      <w:pPr>
        <w:jc w:val="both"/>
        <w:rPr>
          <w:ins w:id="1442" w:author="Swapnaneel Ghosh" w:date="2023-05-13T23:34:00Z"/>
          <w:rFonts w:cstheme="minorHAnsi"/>
          <w:sz w:val="26"/>
          <w:szCs w:val="26"/>
        </w:rPr>
      </w:pPr>
      <m:oMathPara>
        <m:oMath>
          <m:r>
            <w:ins w:id="1443" w:author="Swapnaneel Ghosh" w:date="2023-05-13T23:34:00Z">
              <w:rPr>
                <w:rFonts w:ascii="Cambria Math" w:hAnsi="Cambria Math" w:cstheme="minorHAnsi"/>
                <w:sz w:val="26"/>
                <w:szCs w:val="26"/>
              </w:rPr>
              <m:t>Tb = (72 + 3Tp) hours</m:t>
            </w:ins>
          </m:r>
        </m:oMath>
      </m:oMathPara>
    </w:p>
    <w:p w14:paraId="6EAC7B10" w14:textId="5C95AE62" w:rsidR="00AC03D6" w:rsidRPr="00B12C75" w:rsidRDefault="00AC03D6">
      <w:pPr>
        <w:ind w:left="720"/>
        <w:jc w:val="both"/>
        <w:rPr>
          <w:ins w:id="1444" w:author="Swapnaneel Ghosh" w:date="2023-05-13T23:34:00Z"/>
          <w:rFonts w:cstheme="minorHAnsi"/>
          <w:sz w:val="26"/>
          <w:szCs w:val="26"/>
        </w:rPr>
        <w:pPrChange w:id="1445" w:author="Swapnaneel Ghosh" w:date="2023-05-13T23:35:00Z">
          <w:pPr>
            <w:jc w:val="both"/>
          </w:pPr>
        </w:pPrChange>
      </w:pPr>
      <w:ins w:id="1446" w:author="Swapnaneel Ghosh" w:date="2023-05-13T23:34:00Z">
        <w:r w:rsidRPr="00B12C75">
          <w:rPr>
            <w:rFonts w:cstheme="minorHAnsi"/>
            <w:sz w:val="26"/>
            <w:szCs w:val="26"/>
          </w:rPr>
          <w:t>The above equation of time base, as given by Snyder is generally suitable for large catchments; whereas, it has been observed to be giving an excessive value for smaller catchments, for which Taylor and Schwartz has recommended another equation, as:</w:t>
        </w:r>
      </w:ins>
    </w:p>
    <w:p w14:paraId="69F9F70B" w14:textId="43A9A6B2" w:rsidR="00AC03D6" w:rsidRPr="00B12C75" w:rsidRDefault="00AC03D6" w:rsidP="00AC03D6">
      <w:pPr>
        <w:jc w:val="both"/>
        <w:rPr>
          <w:ins w:id="1447" w:author="Swapnaneel Ghosh" w:date="2023-05-13T23:34:00Z"/>
          <w:rFonts w:cstheme="minorHAnsi"/>
          <w:sz w:val="26"/>
          <w:szCs w:val="26"/>
        </w:rPr>
      </w:pPr>
      <m:oMathPara>
        <m:oMath>
          <m:r>
            <w:ins w:id="1448" w:author="Swapnaneel Ghosh" w:date="2023-05-13T23:34:00Z">
              <w:rPr>
                <w:rFonts w:ascii="Cambria Math" w:hAnsi="Cambria Math" w:cstheme="minorHAnsi"/>
                <w:sz w:val="26"/>
                <w:szCs w:val="26"/>
              </w:rPr>
              <m:t>Tb = 5 (Tp + T/2)</m:t>
            </w:ins>
          </m:r>
        </m:oMath>
      </m:oMathPara>
    </w:p>
    <w:p w14:paraId="35873FEE" w14:textId="7DBD0923" w:rsidR="00AC03D6" w:rsidRPr="00B12C75" w:rsidRDefault="00AC03D6">
      <w:pPr>
        <w:ind w:left="720"/>
        <w:jc w:val="both"/>
        <w:rPr>
          <w:ins w:id="1449" w:author="Swapnaneel Ghosh" w:date="2023-05-13T23:34:00Z"/>
          <w:rFonts w:cstheme="minorHAnsi"/>
          <w:sz w:val="26"/>
          <w:szCs w:val="26"/>
        </w:rPr>
        <w:pPrChange w:id="1450" w:author="Swapnaneel Ghosh" w:date="2023-05-13T23:35:00Z">
          <w:pPr>
            <w:jc w:val="both"/>
          </w:pPr>
        </w:pPrChange>
      </w:pPr>
      <w:ins w:id="1451" w:author="Swapnaneel Ghosh" w:date="2023-05-13T23:34:00Z">
        <w:r w:rsidRPr="00B12C75">
          <w:rPr>
            <w:rFonts w:cstheme="minorHAnsi"/>
            <w:sz w:val="26"/>
            <w:szCs w:val="26"/>
          </w:rPr>
          <w:t>With the above chief characteristics of a unit graph determined, i.e. Tp, Qp and Tb, the graph can be sketched, roughly as a triangle. However, U.S. Army Corps of Engineers have further postulated the widths of the hydrograph at discharges equal to 50% and 75% of peak discharge, as equal to:</w:t>
        </w:r>
      </w:ins>
    </w:p>
    <w:p w14:paraId="20AC6C9F" w14:textId="00B51DD5" w:rsidR="00AC03D6" w:rsidRPr="00B12C75" w:rsidRDefault="00AC03D6" w:rsidP="00AC03D6">
      <w:pPr>
        <w:jc w:val="both"/>
        <w:rPr>
          <w:ins w:id="1452" w:author="Swapnaneel Ghosh" w:date="2023-05-13T23:34:00Z"/>
          <w:rFonts w:cstheme="minorHAnsi"/>
          <w:sz w:val="26"/>
          <w:szCs w:val="26"/>
        </w:rPr>
      </w:pPr>
      <m:oMathPara>
        <m:oMath>
          <m:r>
            <w:ins w:id="1453" w:author="Swapnaneel Ghosh" w:date="2023-05-13T23:34:00Z">
              <w:rPr>
                <w:rFonts w:ascii="Cambria Math" w:hAnsi="Cambria Math" w:cstheme="minorHAnsi"/>
                <w:sz w:val="26"/>
                <w:szCs w:val="26"/>
              </w:rPr>
              <w:lastRenderedPageBreak/>
              <m:t>W50 = 5.87/qp</m:t>
            </w:ins>
          </m:r>
          <m:r>
            <w:ins w:id="1454" w:author="Swapnaneel Ghosh" w:date="2023-05-13T23:34:00Z">
              <w:rPr>
                <w:rFonts w:ascii="Cambria Math" w:hAnsi="Cambria Math" w:cstheme="minorHAnsi"/>
                <w:sz w:val="26"/>
                <w:szCs w:val="26"/>
                <w:vertAlign w:val="superscript"/>
              </w:rPr>
              <m:t>1.08</m:t>
            </w:ins>
          </m:r>
        </m:oMath>
      </m:oMathPara>
    </w:p>
    <w:p w14:paraId="11CFDD77" w14:textId="14B8091F" w:rsidR="00AC03D6" w:rsidRPr="00B12C75" w:rsidRDefault="00AC03D6">
      <w:pPr>
        <w:ind w:firstLine="720"/>
        <w:jc w:val="both"/>
        <w:rPr>
          <w:ins w:id="1455" w:author="Swapnaneel Ghosh" w:date="2023-05-13T23:34:00Z"/>
          <w:rFonts w:cstheme="minorHAnsi"/>
          <w:sz w:val="26"/>
          <w:szCs w:val="26"/>
        </w:rPr>
        <w:pPrChange w:id="1456" w:author="Swapnaneel Ghosh" w:date="2023-05-13T23:35:00Z">
          <w:pPr>
            <w:jc w:val="both"/>
          </w:pPr>
        </w:pPrChange>
      </w:pPr>
      <w:ins w:id="1457" w:author="Swapnaneel Ghosh" w:date="2023-05-13T23:34:00Z">
        <w:r w:rsidRPr="00B12C75">
          <w:rPr>
            <w:rFonts w:cstheme="minorHAnsi"/>
            <w:sz w:val="26"/>
            <w:szCs w:val="26"/>
          </w:rPr>
          <w:t>And</w:t>
        </w:r>
        <w:r w:rsidRPr="00B12C75">
          <w:rPr>
            <w:rFonts w:cstheme="minorHAnsi"/>
            <w:sz w:val="26"/>
            <w:szCs w:val="26"/>
          </w:rPr>
          <w:tab/>
        </w:r>
        <w:r w:rsidRPr="00B12C75">
          <w:rPr>
            <w:rFonts w:cstheme="minorHAnsi"/>
            <w:sz w:val="26"/>
            <w:szCs w:val="26"/>
          </w:rPr>
          <w:tab/>
        </w:r>
      </w:ins>
      <m:oMath>
        <m:r>
          <w:ins w:id="1458" w:author="Swapnaneel Ghosh" w:date="2023-05-13T23:34:00Z">
            <w:rPr>
              <w:rFonts w:ascii="Cambria Math" w:hAnsi="Cambria Math" w:cstheme="minorHAnsi"/>
              <w:sz w:val="26"/>
              <w:szCs w:val="26"/>
            </w:rPr>
            <m:t>W75 = W50/1.75</m:t>
          </w:ins>
        </m:r>
      </m:oMath>
    </w:p>
    <w:p w14:paraId="6E6FDF91" w14:textId="77777777" w:rsidR="00AC03D6" w:rsidRPr="00B12C75" w:rsidRDefault="00AC03D6">
      <w:pPr>
        <w:ind w:firstLine="720"/>
        <w:jc w:val="both"/>
        <w:rPr>
          <w:ins w:id="1459" w:author="Swapnaneel Ghosh" w:date="2023-05-13T23:34:00Z"/>
          <w:rFonts w:cstheme="minorHAnsi"/>
          <w:sz w:val="26"/>
          <w:szCs w:val="26"/>
        </w:rPr>
        <w:pPrChange w:id="1460" w:author="Swapnaneel Ghosh" w:date="2023-05-13T23:35:00Z">
          <w:pPr>
            <w:jc w:val="both"/>
          </w:pPr>
        </w:pPrChange>
      </w:pPr>
      <w:ins w:id="1461" w:author="Swapnaneel Ghosh" w:date="2023-05-13T23:34:00Z">
        <w:r w:rsidRPr="00B12C75">
          <w:rPr>
            <w:rFonts w:cstheme="minorHAnsi"/>
            <w:sz w:val="26"/>
            <w:szCs w:val="26"/>
          </w:rPr>
          <w:t>Where;</w:t>
        </w:r>
        <w:r w:rsidRPr="00B12C75">
          <w:rPr>
            <w:rFonts w:cstheme="minorHAnsi"/>
            <w:sz w:val="26"/>
            <w:szCs w:val="26"/>
          </w:rPr>
          <w:tab/>
        </w:r>
        <w:r w:rsidRPr="00B12C75">
          <w:rPr>
            <w:rFonts w:cstheme="minorHAnsi"/>
            <w:sz w:val="26"/>
            <w:szCs w:val="26"/>
          </w:rPr>
          <w:tab/>
          <w:t>W50 = Width of unit graph in hr. at 50% peak discharge.</w:t>
        </w:r>
      </w:ins>
    </w:p>
    <w:p w14:paraId="54E0A680" w14:textId="77777777" w:rsidR="00AC03D6" w:rsidRPr="00B12C75" w:rsidRDefault="00AC03D6" w:rsidP="00AC03D6">
      <w:pPr>
        <w:jc w:val="both"/>
        <w:rPr>
          <w:ins w:id="1462" w:author="Swapnaneel Ghosh" w:date="2023-05-13T23:34:00Z"/>
          <w:rFonts w:cstheme="minorHAnsi"/>
          <w:sz w:val="26"/>
          <w:szCs w:val="26"/>
        </w:rPr>
      </w:pPr>
      <w:ins w:id="1463" w:author="Swapnaneel Ghosh" w:date="2023-05-13T23:34:00Z">
        <w:r w:rsidRPr="00B12C75">
          <w:rPr>
            <w:rFonts w:cstheme="minorHAnsi"/>
            <w:sz w:val="26"/>
            <w:szCs w:val="26"/>
          </w:rPr>
          <w:tab/>
        </w:r>
        <w:r w:rsidRPr="00B12C75">
          <w:rPr>
            <w:rFonts w:cstheme="minorHAnsi"/>
            <w:sz w:val="26"/>
            <w:szCs w:val="26"/>
          </w:rPr>
          <w:tab/>
          <w:t>W75 = Width of unit graph in hr. at 75% peak discharge.</w:t>
        </w:r>
      </w:ins>
    </w:p>
    <w:p w14:paraId="49605AD6" w14:textId="269A3C93" w:rsidR="00AC03D6" w:rsidRPr="00B12C75" w:rsidRDefault="00AC03D6" w:rsidP="00AC03D6">
      <w:pPr>
        <w:jc w:val="both"/>
        <w:rPr>
          <w:ins w:id="1464" w:author="Swapnaneel Ghosh" w:date="2023-05-13T23:34:00Z"/>
          <w:rFonts w:cstheme="minorHAnsi"/>
          <w:sz w:val="26"/>
          <w:szCs w:val="26"/>
        </w:rPr>
      </w:pPr>
      <w:ins w:id="1465" w:author="Swapnaneel Ghosh" w:date="2023-05-13T23:34:00Z">
        <w:r w:rsidRPr="00B12C75">
          <w:rPr>
            <w:rFonts w:cstheme="minorHAnsi"/>
            <w:sz w:val="26"/>
            <w:szCs w:val="26"/>
          </w:rPr>
          <w:tab/>
        </w:r>
        <w:r w:rsidRPr="00B12C75">
          <w:rPr>
            <w:rFonts w:cstheme="minorHAnsi"/>
            <w:sz w:val="26"/>
            <w:szCs w:val="26"/>
          </w:rPr>
          <w:tab/>
        </w:r>
      </w:ins>
      <m:oMath>
        <m:r>
          <w:ins w:id="1466" w:author="Swapnaneel Ghosh" w:date="2023-05-13T23:34:00Z">
            <w:rPr>
              <w:rFonts w:ascii="Cambria Math" w:hAnsi="Cambria Math" w:cstheme="minorHAnsi"/>
              <w:sz w:val="26"/>
              <w:szCs w:val="26"/>
            </w:rPr>
            <m:t>qp = peak discharge per unit of catchment in m³/s/km² = Qp/A</m:t>
          </w:ins>
        </m:r>
      </m:oMath>
    </w:p>
    <w:p w14:paraId="10899185" w14:textId="2EAEBE63" w:rsidR="00AC03D6" w:rsidRPr="00B12C75" w:rsidRDefault="00AC03D6">
      <w:pPr>
        <w:ind w:left="720"/>
        <w:jc w:val="both"/>
        <w:rPr>
          <w:ins w:id="1467" w:author="Swapnaneel Ghosh" w:date="2023-05-13T23:34:00Z"/>
          <w:rFonts w:cstheme="minorHAnsi"/>
          <w:sz w:val="26"/>
          <w:szCs w:val="26"/>
        </w:rPr>
        <w:pPrChange w:id="1468" w:author="Swapnaneel Ghosh" w:date="2023-05-13T23:35:00Z">
          <w:pPr>
            <w:jc w:val="both"/>
          </w:pPr>
        </w:pPrChange>
      </w:pPr>
      <w:ins w:id="1469" w:author="Swapnaneel Ghosh" w:date="2023-05-13T23:34:00Z">
        <w:r w:rsidRPr="00B12C75">
          <w:rPr>
            <w:rFonts w:cstheme="minorHAnsi"/>
            <w:sz w:val="26"/>
            <w:szCs w:val="26"/>
          </w:rPr>
          <w:t xml:space="preserve">Usually, 1/3 of these widths are distributed before the unit graph peak, and after the peak, as shown in Fig. </w:t>
        </w:r>
      </w:ins>
      <w:ins w:id="1470" w:author="Swapnaneel Ghosh" w:date="2023-05-13T23:45:00Z">
        <w:r w:rsidR="00BF1D75">
          <w:rPr>
            <w:rFonts w:cstheme="minorHAnsi"/>
            <w:sz w:val="26"/>
            <w:szCs w:val="26"/>
          </w:rPr>
          <w:t>5.1</w:t>
        </w:r>
      </w:ins>
      <w:ins w:id="1471" w:author="Swapnaneel Ghosh" w:date="2023-05-13T23:34:00Z">
        <w:r w:rsidRPr="00B12C75">
          <w:rPr>
            <w:rFonts w:cstheme="minorHAnsi"/>
            <w:sz w:val="26"/>
            <w:szCs w:val="26"/>
          </w:rPr>
          <w:t>.</w:t>
        </w:r>
      </w:ins>
    </w:p>
    <w:p w14:paraId="08A063A0" w14:textId="3655C63C" w:rsidR="00AC03D6" w:rsidRDefault="00334E65" w:rsidP="00334E65">
      <w:pPr>
        <w:jc w:val="center"/>
        <w:rPr>
          <w:ins w:id="1472" w:author="Swapnaneel Ghosh" w:date="2023-05-13T23:50:00Z"/>
          <w:rFonts w:cstheme="minorHAnsi"/>
          <w:sz w:val="26"/>
          <w:szCs w:val="26"/>
        </w:rPr>
      </w:pPr>
      <w:ins w:id="1473" w:author="Swapnaneel Ghosh" w:date="2023-05-13T23:50:00Z">
        <w:r>
          <w:rPr>
            <w:rFonts w:cstheme="minorHAnsi"/>
            <w:noProof/>
            <w:sz w:val="26"/>
            <w:szCs w:val="26"/>
          </w:rPr>
          <w:drawing>
            <wp:inline distT="0" distB="0" distL="0" distR="0" wp14:anchorId="13A2AEA3" wp14:editId="77974188">
              <wp:extent cx="5731625" cy="3898669"/>
              <wp:effectExtent l="0" t="0" r="2540" b="6985"/>
              <wp:docPr id="2094605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05672" name="Picture 2094605672"/>
                      <pic:cNvPicPr/>
                    </pic:nvPicPr>
                    <pic:blipFill>
                      <a:blip r:embed="rId23">
                        <a:extLst>
                          <a:ext uri="{28A0092B-C50C-407E-A947-70E740481C1C}">
                            <a14:useLocalDpi xmlns:a14="http://schemas.microsoft.com/office/drawing/2010/main" val="0"/>
                          </a:ext>
                        </a:extLst>
                      </a:blip>
                      <a:stretch>
                        <a:fillRect/>
                      </a:stretch>
                    </pic:blipFill>
                    <pic:spPr>
                      <a:xfrm>
                        <a:off x="0" y="0"/>
                        <a:ext cx="5731625" cy="3898669"/>
                      </a:xfrm>
                      <a:prstGeom prst="rect">
                        <a:avLst/>
                      </a:prstGeom>
                    </pic:spPr>
                  </pic:pic>
                </a:graphicData>
              </a:graphic>
            </wp:inline>
          </w:drawing>
        </w:r>
      </w:ins>
    </w:p>
    <w:p w14:paraId="72B69FBF" w14:textId="00D7871D" w:rsidR="00334E65" w:rsidRPr="00334E65" w:rsidRDefault="00334E65">
      <w:pPr>
        <w:jc w:val="center"/>
        <w:rPr>
          <w:ins w:id="1474" w:author="Swapnaneel Ghosh" w:date="2023-05-13T23:35:00Z"/>
          <w:rFonts w:cstheme="minorHAnsi"/>
          <w:b/>
          <w:bCs/>
          <w:sz w:val="26"/>
          <w:szCs w:val="26"/>
          <w:rPrChange w:id="1475" w:author="Swapnaneel Ghosh" w:date="2023-05-13T23:50:00Z">
            <w:rPr>
              <w:ins w:id="1476" w:author="Swapnaneel Ghosh" w:date="2023-05-13T23:35:00Z"/>
              <w:rFonts w:cstheme="minorHAnsi"/>
              <w:sz w:val="26"/>
              <w:szCs w:val="26"/>
            </w:rPr>
          </w:rPrChange>
        </w:rPr>
        <w:pPrChange w:id="1477" w:author="Swapnaneel Ghosh" w:date="2023-05-13T23:50:00Z">
          <w:pPr>
            <w:jc w:val="both"/>
          </w:pPr>
        </w:pPrChange>
      </w:pPr>
      <w:ins w:id="1478" w:author="Swapnaneel Ghosh" w:date="2023-05-13T23:50:00Z">
        <w:r w:rsidRPr="00334E65">
          <w:rPr>
            <w:rFonts w:cstheme="minorHAnsi"/>
            <w:b/>
            <w:bCs/>
            <w:sz w:val="26"/>
            <w:szCs w:val="26"/>
            <w:rPrChange w:id="1479" w:author="Swapnaneel Ghosh" w:date="2023-05-13T23:50:00Z">
              <w:rPr>
                <w:rFonts w:cstheme="minorHAnsi"/>
                <w:sz w:val="26"/>
                <w:szCs w:val="26"/>
              </w:rPr>
            </w:rPrChange>
          </w:rPr>
          <w:t>Fig. 5.1</w:t>
        </w:r>
      </w:ins>
    </w:p>
    <w:p w14:paraId="13269135" w14:textId="77777777" w:rsidR="00AC03D6" w:rsidRPr="00B12C75" w:rsidRDefault="00AC03D6" w:rsidP="00AC03D6">
      <w:pPr>
        <w:jc w:val="both"/>
        <w:rPr>
          <w:ins w:id="1480" w:author="Swapnaneel Ghosh" w:date="2023-05-13T23:34:00Z"/>
          <w:rFonts w:cstheme="minorHAnsi"/>
          <w:sz w:val="26"/>
          <w:szCs w:val="26"/>
        </w:rPr>
      </w:pPr>
    </w:p>
    <w:p w14:paraId="0C1AAF78" w14:textId="4C0B604A" w:rsidR="00AC03D6" w:rsidRPr="00B12C75" w:rsidRDefault="00AC03D6">
      <w:pPr>
        <w:ind w:left="720"/>
        <w:jc w:val="both"/>
        <w:rPr>
          <w:ins w:id="1481" w:author="Swapnaneel Ghosh" w:date="2023-05-13T23:34:00Z"/>
          <w:rFonts w:cstheme="minorHAnsi"/>
          <w:sz w:val="26"/>
          <w:szCs w:val="26"/>
        </w:rPr>
        <w:pPrChange w:id="1482" w:author="Swapnaneel Ghosh" w:date="2023-05-13T23:55:00Z">
          <w:pPr>
            <w:jc w:val="both"/>
          </w:pPr>
        </w:pPrChange>
      </w:pPr>
      <w:ins w:id="1483" w:author="Swapnaneel Ghosh" w:date="2023-05-13T23:34:00Z">
        <w:r w:rsidRPr="00B12C75">
          <w:rPr>
            <w:rFonts w:cstheme="minorHAnsi"/>
            <w:sz w:val="26"/>
            <w:szCs w:val="26"/>
          </w:rPr>
          <w:t xml:space="preserve">Moreover, as stated earlier, the coefficients C, and C, may vary from region to region; and it is advisable to determine their values for the basin for which unit hydrograph is known, and then to utilise these values for the ungauged basin, which is meteorologically homogeneous with the earlier one. </w:t>
        </w:r>
      </w:ins>
    </w:p>
    <w:p w14:paraId="76CA46DD" w14:textId="77777777" w:rsidR="00AC03D6" w:rsidRPr="00B12C75" w:rsidRDefault="00AC03D6">
      <w:pPr>
        <w:ind w:left="720"/>
        <w:jc w:val="both"/>
        <w:rPr>
          <w:ins w:id="1484" w:author="Swapnaneel Ghosh" w:date="2023-05-13T23:34:00Z"/>
          <w:rFonts w:cstheme="minorHAnsi"/>
          <w:sz w:val="26"/>
          <w:szCs w:val="26"/>
        </w:rPr>
        <w:pPrChange w:id="1485" w:author="Swapnaneel Ghosh" w:date="2023-05-13T23:55:00Z">
          <w:pPr>
            <w:jc w:val="both"/>
          </w:pPr>
        </w:pPrChange>
      </w:pPr>
      <w:ins w:id="1486" w:author="Swapnaneel Ghosh" w:date="2023-05-13T23:34:00Z">
        <w:r w:rsidRPr="00B12C75">
          <w:rPr>
            <w:rFonts w:cstheme="minorHAnsi"/>
            <w:sz w:val="26"/>
            <w:szCs w:val="26"/>
          </w:rPr>
          <w:t>Some investigators, after Snyder, such as Linsley, have further given a modified equation for tp as:</w:t>
        </w:r>
      </w:ins>
    </w:p>
    <w:p w14:paraId="490D75EF" w14:textId="41C7AFB5" w:rsidR="00AC03D6" w:rsidRPr="00B12C75" w:rsidRDefault="00AC03D6" w:rsidP="00AC03D6">
      <w:pPr>
        <w:jc w:val="both"/>
        <w:rPr>
          <w:ins w:id="1487" w:author="Swapnaneel Ghosh" w:date="2023-05-13T23:34:00Z"/>
          <w:rFonts w:cstheme="minorHAnsi"/>
          <w:color w:val="333333"/>
          <w:sz w:val="26"/>
          <w:szCs w:val="26"/>
          <w:shd w:val="clear" w:color="auto" w:fill="FFFFFF"/>
        </w:rPr>
      </w:pPr>
      <m:oMathPara>
        <m:oMath>
          <m:r>
            <w:ins w:id="1488" w:author="Swapnaneel Ghosh" w:date="2023-05-13T23:34:00Z">
              <w:rPr>
                <w:rFonts w:ascii="Cambria Math" w:hAnsi="Cambria Math" w:cstheme="minorHAnsi"/>
                <w:sz w:val="26"/>
                <w:szCs w:val="26"/>
              </w:rPr>
              <m:t>tp = CL . [ L.Lc/</m:t>
            </w:ins>
          </m:r>
          <m:r>
            <w:ins w:id="1489" w:author="Swapnaneel Ghosh" w:date="2023-05-13T23:34:00Z">
              <w:rPr>
                <w:rFonts w:ascii="Cambria Math" w:hAnsi="Cambria Math" w:cstheme="minorHAnsi"/>
                <w:color w:val="333333"/>
                <w:sz w:val="26"/>
                <w:szCs w:val="26"/>
                <w:shd w:val="clear" w:color="auto" w:fill="FFFFFF"/>
              </w:rPr>
              <m:t>√S]</m:t>
            </w:ins>
          </m:r>
          <m:r>
            <w:ins w:id="1490" w:author="Swapnaneel Ghosh" w:date="2023-05-13T23:34:00Z">
              <w:rPr>
                <w:rFonts w:ascii="Cambria Math" w:hAnsi="Cambria Math" w:cstheme="minorHAnsi"/>
                <w:color w:val="333333"/>
                <w:sz w:val="26"/>
                <w:szCs w:val="26"/>
                <w:shd w:val="clear" w:color="auto" w:fill="FFFFFF"/>
                <w:vertAlign w:val="superscript"/>
              </w:rPr>
              <m:t>n</m:t>
            </w:ins>
          </m:r>
        </m:oMath>
      </m:oMathPara>
    </w:p>
    <w:p w14:paraId="24723029" w14:textId="77777777" w:rsidR="00AC03D6" w:rsidRPr="00B12C75" w:rsidRDefault="00AC03D6">
      <w:pPr>
        <w:ind w:firstLine="720"/>
        <w:jc w:val="both"/>
        <w:rPr>
          <w:ins w:id="1491" w:author="Swapnaneel Ghosh" w:date="2023-05-13T23:34:00Z"/>
          <w:rFonts w:cstheme="minorHAnsi"/>
          <w:sz w:val="26"/>
          <w:szCs w:val="26"/>
        </w:rPr>
        <w:pPrChange w:id="1492" w:author="Swapnaneel Ghosh" w:date="2023-05-13T23:55:00Z">
          <w:pPr>
            <w:jc w:val="both"/>
          </w:pPr>
        </w:pPrChange>
      </w:pPr>
      <w:ins w:id="1493" w:author="Swapnaneel Ghosh" w:date="2023-05-13T23:34:00Z">
        <w:r w:rsidRPr="00B12C75">
          <w:rPr>
            <w:rFonts w:cstheme="minorHAnsi"/>
            <w:color w:val="333333"/>
            <w:sz w:val="26"/>
            <w:szCs w:val="26"/>
            <w:shd w:val="clear" w:color="auto" w:fill="FFFFFF"/>
          </w:rPr>
          <w:t>where;</w:t>
        </w:r>
        <w:r w:rsidRPr="00B12C75">
          <w:rPr>
            <w:rFonts w:cstheme="minorHAnsi"/>
            <w:color w:val="333333"/>
            <w:sz w:val="26"/>
            <w:szCs w:val="26"/>
            <w:shd w:val="clear" w:color="auto" w:fill="FFFFFF"/>
          </w:rPr>
          <w:tab/>
        </w:r>
        <w:r w:rsidRPr="00B12C75">
          <w:rPr>
            <w:rFonts w:cstheme="minorHAnsi"/>
            <w:color w:val="333333"/>
            <w:sz w:val="26"/>
            <w:szCs w:val="26"/>
            <w:shd w:val="clear" w:color="auto" w:fill="FFFFFF"/>
          </w:rPr>
          <w:tab/>
          <w:t xml:space="preserve">S = </w:t>
        </w:r>
        <w:r w:rsidRPr="00B12C75">
          <w:rPr>
            <w:rFonts w:cstheme="minorHAnsi"/>
            <w:sz w:val="26"/>
            <w:szCs w:val="26"/>
          </w:rPr>
          <w:t>basin slope expressed as dimensionless ratio</w:t>
        </w:r>
      </w:ins>
    </w:p>
    <w:p w14:paraId="4BAE62AB" w14:textId="77777777" w:rsidR="00AC03D6" w:rsidRPr="00B12C75" w:rsidRDefault="00AC03D6" w:rsidP="00AC03D6">
      <w:pPr>
        <w:jc w:val="both"/>
        <w:rPr>
          <w:ins w:id="1494" w:author="Swapnaneel Ghosh" w:date="2023-05-13T23:34:00Z"/>
          <w:rFonts w:cstheme="minorHAnsi"/>
          <w:sz w:val="26"/>
          <w:szCs w:val="26"/>
        </w:rPr>
      </w:pPr>
      <w:ins w:id="1495" w:author="Swapnaneel Ghosh" w:date="2023-05-13T23:34:00Z">
        <w:r w:rsidRPr="00B12C75">
          <w:rPr>
            <w:rFonts w:cstheme="minorHAnsi"/>
            <w:sz w:val="26"/>
            <w:szCs w:val="26"/>
          </w:rPr>
          <w:tab/>
        </w:r>
        <w:r w:rsidRPr="00B12C75">
          <w:rPr>
            <w:rFonts w:cstheme="minorHAnsi"/>
            <w:sz w:val="26"/>
            <w:szCs w:val="26"/>
          </w:rPr>
          <w:tab/>
          <w:t>n = basin constant, found to be 0.38 by Linsley for U.S. catchments.</w:t>
        </w:r>
      </w:ins>
    </w:p>
    <w:p w14:paraId="7C0C28C9" w14:textId="77777777" w:rsidR="00AC03D6" w:rsidRDefault="00AC03D6" w:rsidP="009C6868">
      <w:pPr>
        <w:ind w:left="720"/>
        <w:jc w:val="both"/>
        <w:rPr>
          <w:ins w:id="1496" w:author="Swapnaneel Ghosh" w:date="2023-05-13T23:55:00Z"/>
          <w:rFonts w:cstheme="minorHAnsi"/>
          <w:sz w:val="26"/>
          <w:szCs w:val="26"/>
        </w:rPr>
      </w:pPr>
      <w:ins w:id="1497" w:author="Swapnaneel Ghosh" w:date="2023-05-13T23:34:00Z">
        <w:r w:rsidRPr="00B12C75">
          <w:rPr>
            <w:rFonts w:cstheme="minorHAnsi"/>
            <w:sz w:val="26"/>
            <w:szCs w:val="26"/>
          </w:rPr>
          <w:lastRenderedPageBreak/>
          <w:tab/>
        </w:r>
        <w:r w:rsidRPr="00B12C75">
          <w:rPr>
            <w:rFonts w:cstheme="minorHAnsi"/>
            <w:sz w:val="26"/>
            <w:szCs w:val="26"/>
          </w:rPr>
          <w:tab/>
          <w:t>CL = Another basin constant, found to be 1.715 for mountainous areas, 1.03 for foot hill areas, and 0.50 for valley drainage areas.</w:t>
        </w:r>
      </w:ins>
    </w:p>
    <w:p w14:paraId="1547667C" w14:textId="77777777" w:rsidR="00C20543" w:rsidRDefault="00C20543" w:rsidP="00C20543">
      <w:pPr>
        <w:jc w:val="both"/>
        <w:rPr>
          <w:ins w:id="1498" w:author="Swapnaneel Ghosh" w:date="2023-05-13T23:55:00Z"/>
          <w:rFonts w:cstheme="minorHAnsi"/>
          <w:sz w:val="26"/>
          <w:szCs w:val="26"/>
        </w:rPr>
      </w:pPr>
    </w:p>
    <w:p w14:paraId="23BA63EE" w14:textId="77777777" w:rsidR="00595BFC" w:rsidRPr="00B12C75" w:rsidRDefault="00C20543">
      <w:pPr>
        <w:spacing w:line="360" w:lineRule="auto"/>
        <w:ind w:left="720" w:hanging="720"/>
        <w:jc w:val="both"/>
        <w:rPr>
          <w:ins w:id="1499" w:author="Swapnaneel Ghosh" w:date="2023-05-13T23:58:00Z"/>
          <w:rFonts w:cstheme="minorHAnsi"/>
          <w:sz w:val="26"/>
          <w:szCs w:val="26"/>
        </w:rPr>
        <w:pPrChange w:id="1500" w:author="Swapnaneel Ghosh" w:date="2023-05-14T00:00:00Z">
          <w:pPr>
            <w:jc w:val="both"/>
          </w:pPr>
        </w:pPrChange>
      </w:pPr>
      <w:ins w:id="1501" w:author="Swapnaneel Ghosh" w:date="2023-05-13T23:55:00Z">
        <w:r w:rsidRPr="00C20543">
          <w:rPr>
            <w:rFonts w:cstheme="minorHAnsi"/>
            <w:b/>
            <w:bCs/>
            <w:sz w:val="26"/>
            <w:szCs w:val="26"/>
            <w:rPrChange w:id="1502" w:author="Swapnaneel Ghosh" w:date="2023-05-13T23:55:00Z">
              <w:rPr>
                <w:rFonts w:cstheme="minorHAnsi"/>
                <w:sz w:val="26"/>
                <w:szCs w:val="26"/>
              </w:rPr>
            </w:rPrChange>
          </w:rPr>
          <w:t>5.2</w:t>
        </w:r>
        <w:r>
          <w:rPr>
            <w:rFonts w:cstheme="minorHAnsi"/>
            <w:b/>
            <w:bCs/>
            <w:sz w:val="26"/>
            <w:szCs w:val="26"/>
          </w:rPr>
          <w:t>.</w:t>
        </w:r>
        <w:r>
          <w:rPr>
            <w:rFonts w:cstheme="minorHAnsi"/>
            <w:b/>
            <w:bCs/>
            <w:sz w:val="26"/>
            <w:szCs w:val="26"/>
          </w:rPr>
          <w:tab/>
        </w:r>
      </w:ins>
      <w:ins w:id="1503" w:author="Swapnaneel Ghosh" w:date="2023-05-13T23:58:00Z">
        <w:r w:rsidR="00595BFC" w:rsidRPr="00B12C75">
          <w:rPr>
            <w:rFonts w:cstheme="minorHAnsi"/>
            <w:b/>
            <w:sz w:val="26"/>
            <w:szCs w:val="26"/>
          </w:rPr>
          <w:t>Indian Equations for Synthetic Unit Hydrograph.</w:t>
        </w:r>
        <w:r w:rsidR="00595BFC" w:rsidRPr="00B12C75">
          <w:rPr>
            <w:rFonts w:cstheme="minorHAnsi"/>
            <w:sz w:val="26"/>
            <w:szCs w:val="26"/>
          </w:rPr>
          <w:t xml:space="preserve"> The Central Water Commission, after making a study on a large number of Indian catchments of sizes ranging between 25 to 500 km², has recommended the following relations for developing synthetic unit hydrographs:</w:t>
        </w:r>
      </w:ins>
    </w:p>
    <w:p w14:paraId="40986ABE" w14:textId="77777777" w:rsidR="00595BFC" w:rsidRPr="00B12C75" w:rsidRDefault="00595BFC">
      <w:pPr>
        <w:spacing w:line="360" w:lineRule="auto"/>
        <w:ind w:firstLine="720"/>
        <w:jc w:val="both"/>
        <w:rPr>
          <w:ins w:id="1504" w:author="Swapnaneel Ghosh" w:date="2023-05-13T23:58:00Z"/>
          <w:rFonts w:cstheme="minorHAnsi"/>
          <w:sz w:val="26"/>
          <w:szCs w:val="26"/>
        </w:rPr>
        <w:pPrChange w:id="1505" w:author="Swapnaneel Ghosh" w:date="2023-05-14T00:00:00Z">
          <w:pPr>
            <w:jc w:val="both"/>
          </w:pPr>
        </w:pPrChange>
      </w:pPr>
      <w:ins w:id="1506" w:author="Swapnaneel Ghosh" w:date="2023-05-13T23:58:00Z">
        <w:r w:rsidRPr="00B12C75">
          <w:rPr>
            <w:rFonts w:cstheme="minorHAnsi"/>
            <w:sz w:val="26"/>
            <w:szCs w:val="26"/>
          </w:rPr>
          <w:t>(i) The peak discharge for a T-hr unit hydrograph in m³/s is given by :</w:t>
        </w:r>
      </w:ins>
    </w:p>
    <w:p w14:paraId="3243C73A" w14:textId="30B034E8" w:rsidR="00595BFC" w:rsidRPr="00B12C75" w:rsidRDefault="00595BFC">
      <w:pPr>
        <w:spacing w:line="360" w:lineRule="auto"/>
        <w:jc w:val="both"/>
        <w:rPr>
          <w:ins w:id="1507" w:author="Swapnaneel Ghosh" w:date="2023-05-13T23:58:00Z"/>
          <w:rFonts w:cstheme="minorHAnsi"/>
          <w:sz w:val="26"/>
          <w:szCs w:val="26"/>
        </w:rPr>
        <w:pPrChange w:id="1508" w:author="Swapnaneel Ghosh" w:date="2023-05-14T00:00:00Z">
          <w:pPr>
            <w:jc w:val="both"/>
          </w:pPr>
        </w:pPrChange>
      </w:pPr>
      <m:oMathPara>
        <m:oMath>
          <m:r>
            <w:ins w:id="1509" w:author="Swapnaneel Ghosh" w:date="2023-05-13T23:58:00Z">
              <w:rPr>
                <w:rFonts w:ascii="Cambria Math" w:hAnsi="Cambria Math" w:cstheme="minorHAnsi"/>
                <w:sz w:val="26"/>
                <w:szCs w:val="26"/>
              </w:rPr>
              <m:t>Qp (T) = 4.44 A</m:t>
            </w:ins>
          </m:r>
          <m:r>
            <w:ins w:id="1510" w:author="Swapnaneel Ghosh" w:date="2023-05-13T23:58:00Z">
              <w:rPr>
                <w:rFonts w:ascii="Cambria Math" w:hAnsi="Cambria Math" w:cstheme="minorHAnsi"/>
                <w:sz w:val="26"/>
                <w:szCs w:val="26"/>
                <w:vertAlign w:val="superscript"/>
              </w:rPr>
              <m:t>3/4</m:t>
            </w:ins>
          </m:r>
          <m:r>
            <w:ins w:id="1511" w:author="Swapnaneel Ghosh" w:date="2023-05-13T23:58:00Z">
              <w:rPr>
                <w:rFonts w:ascii="Cambria Math" w:hAnsi="Cambria Math" w:cstheme="minorHAnsi"/>
                <w:sz w:val="26"/>
                <w:szCs w:val="26"/>
              </w:rPr>
              <m:t>for Sm&gt; 0.0028</m:t>
            </w:ins>
          </m:r>
        </m:oMath>
      </m:oMathPara>
    </w:p>
    <w:p w14:paraId="6D3ECB7E" w14:textId="51FA170E" w:rsidR="00595BFC" w:rsidRPr="00B12C75" w:rsidRDefault="00595BFC">
      <w:pPr>
        <w:spacing w:line="360" w:lineRule="auto"/>
        <w:jc w:val="both"/>
        <w:rPr>
          <w:ins w:id="1512" w:author="Swapnaneel Ghosh" w:date="2023-05-13T23:58:00Z"/>
          <w:rFonts w:cstheme="minorHAnsi"/>
          <w:sz w:val="26"/>
          <w:szCs w:val="26"/>
        </w:rPr>
        <w:pPrChange w:id="1513" w:author="Swapnaneel Ghosh" w:date="2023-05-14T00:00:00Z">
          <w:pPr>
            <w:jc w:val="both"/>
          </w:pPr>
        </w:pPrChange>
      </w:pPr>
      <m:oMathPara>
        <m:oMath>
          <m:r>
            <w:ins w:id="1514" w:author="Swapnaneel Ghosh" w:date="2023-05-13T23:58:00Z">
              <w:rPr>
                <w:rFonts w:ascii="Cambria Math" w:hAnsi="Cambria Math" w:cstheme="minorHAnsi"/>
                <w:sz w:val="26"/>
                <w:szCs w:val="26"/>
              </w:rPr>
              <m:t>Qp (T) = 222 A</m:t>
            </w:ins>
          </m:r>
          <m:r>
            <w:ins w:id="1515" w:author="Swapnaneel Ghosh" w:date="2023-05-13T23:58:00Z">
              <w:rPr>
                <w:rFonts w:ascii="Cambria Math" w:hAnsi="Cambria Math" w:cstheme="minorHAnsi"/>
                <w:sz w:val="26"/>
                <w:szCs w:val="26"/>
                <w:vertAlign w:val="superscript"/>
              </w:rPr>
              <m:t>3/4</m:t>
            </w:ins>
          </m:r>
          <m:r>
            <w:ins w:id="1516" w:author="Swapnaneel Ghosh" w:date="2023-05-13T23:58:00Z">
              <w:rPr>
                <w:rFonts w:ascii="Cambria Math" w:hAnsi="Cambria Math" w:cstheme="minorHAnsi"/>
                <w:sz w:val="26"/>
                <w:szCs w:val="26"/>
              </w:rPr>
              <m:t>for Sm&lt;0.0028</m:t>
            </w:ins>
          </m:r>
        </m:oMath>
      </m:oMathPara>
    </w:p>
    <w:p w14:paraId="1D118F4C" w14:textId="77777777" w:rsidR="00595BFC" w:rsidRPr="00B12C75" w:rsidRDefault="00595BFC">
      <w:pPr>
        <w:spacing w:line="360" w:lineRule="auto"/>
        <w:ind w:firstLine="720"/>
        <w:jc w:val="both"/>
        <w:rPr>
          <w:ins w:id="1517" w:author="Swapnaneel Ghosh" w:date="2023-05-13T23:58:00Z"/>
          <w:rFonts w:cstheme="minorHAnsi"/>
          <w:sz w:val="26"/>
          <w:szCs w:val="26"/>
        </w:rPr>
        <w:pPrChange w:id="1518" w:author="Swapnaneel Ghosh" w:date="2023-05-14T00:00:00Z">
          <w:pPr>
            <w:jc w:val="both"/>
          </w:pPr>
        </w:pPrChange>
      </w:pPr>
      <w:ins w:id="1519" w:author="Swapnaneel Ghosh" w:date="2023-05-13T23:58:00Z">
        <w:r w:rsidRPr="00B12C75">
          <w:rPr>
            <w:rFonts w:cstheme="minorHAnsi"/>
            <w:sz w:val="26"/>
            <w:szCs w:val="26"/>
          </w:rPr>
          <w:t>Where A = Catchment area in km²</w:t>
        </w:r>
      </w:ins>
    </w:p>
    <w:p w14:paraId="45B30717" w14:textId="70FD428F" w:rsidR="00595BFC" w:rsidRPr="00B12C75" w:rsidRDefault="00595BFC">
      <w:pPr>
        <w:spacing w:line="360" w:lineRule="auto"/>
        <w:jc w:val="both"/>
        <w:rPr>
          <w:ins w:id="1520" w:author="Swapnaneel Ghosh" w:date="2023-05-13T23:58:00Z"/>
          <w:rFonts w:cstheme="minorHAnsi"/>
          <w:sz w:val="26"/>
          <w:szCs w:val="26"/>
        </w:rPr>
        <w:pPrChange w:id="1521" w:author="Swapnaneel Ghosh" w:date="2023-05-14T00:00:00Z">
          <w:pPr>
            <w:jc w:val="both"/>
          </w:pPr>
        </w:pPrChange>
      </w:pPr>
      <w:ins w:id="1522" w:author="Swapnaneel Ghosh" w:date="2023-05-13T23:58:00Z">
        <w:r w:rsidRPr="00B12C75">
          <w:rPr>
            <w:rFonts w:cstheme="minorHAnsi"/>
            <w:sz w:val="26"/>
            <w:szCs w:val="26"/>
          </w:rPr>
          <w:tab/>
          <w:t>Sm = Weighted mean slope given by Eqn. as</w:t>
        </w:r>
      </w:ins>
    </w:p>
    <w:p w14:paraId="0023C4D7" w14:textId="6D05D546" w:rsidR="00595BFC" w:rsidRPr="00B12C75" w:rsidRDefault="00772FA4">
      <w:pPr>
        <w:spacing w:line="360" w:lineRule="auto"/>
        <w:ind w:firstLine="720"/>
        <w:jc w:val="both"/>
        <w:rPr>
          <w:ins w:id="1523" w:author="Swapnaneel Ghosh" w:date="2023-05-13T23:58:00Z"/>
          <w:rFonts w:cstheme="minorHAnsi"/>
          <w:color w:val="333333"/>
          <w:sz w:val="26"/>
          <w:szCs w:val="26"/>
          <w:shd w:val="clear" w:color="auto" w:fill="FFFFFF"/>
        </w:rPr>
        <w:pPrChange w:id="1524" w:author="Swapnaneel Ghosh" w:date="2023-05-14T00:00:00Z">
          <w:pPr>
            <w:jc w:val="both"/>
          </w:pPr>
        </w:pPrChange>
      </w:pPr>
      <m:oMathPara>
        <m:oMath>
          <m:r>
            <w:ins w:id="1525" w:author="Swapnaneel Ghosh" w:date="2023-05-13T23:58:00Z">
              <w:rPr>
                <w:rFonts w:ascii="Cambria Math" w:hAnsi="Cambria Math" w:cstheme="minorHAnsi"/>
                <w:sz w:val="26"/>
                <w:szCs w:val="26"/>
              </w:rPr>
              <m:t>Sm = [Lc/(L1/</m:t>
            </w:ins>
          </m:r>
          <m:r>
            <w:ins w:id="1526" w:author="Swapnaneel Ghosh" w:date="2023-05-13T23:58:00Z">
              <w:rPr>
                <w:rFonts w:ascii="Cambria Math" w:hAnsi="Cambria Math" w:cstheme="minorHAnsi"/>
                <w:color w:val="333333"/>
                <w:sz w:val="26"/>
                <w:szCs w:val="26"/>
                <w:shd w:val="clear" w:color="auto" w:fill="FFFFFF"/>
              </w:rPr>
              <m:t>√S1 + L2/√S2 + L3/√S3 + … Ln/√Sn]</m:t>
            </w:ins>
          </m:r>
          <m:r>
            <w:ins w:id="1527" w:author="Swapnaneel Ghosh" w:date="2023-05-13T23:58:00Z">
              <w:rPr>
                <w:rFonts w:ascii="Cambria Math" w:hAnsi="Cambria Math" w:cstheme="minorHAnsi"/>
                <w:color w:val="333333"/>
                <w:sz w:val="26"/>
                <w:szCs w:val="26"/>
                <w:shd w:val="clear" w:color="auto" w:fill="FFFFFF"/>
                <w:vertAlign w:val="superscript"/>
              </w:rPr>
              <m:t>2</m:t>
            </w:ins>
          </m:r>
        </m:oMath>
      </m:oMathPara>
    </w:p>
    <w:p w14:paraId="77432A85" w14:textId="77777777" w:rsidR="00595BFC" w:rsidRPr="00B12C75" w:rsidRDefault="00595BFC">
      <w:pPr>
        <w:spacing w:line="360" w:lineRule="auto"/>
        <w:ind w:left="720"/>
        <w:jc w:val="both"/>
        <w:rPr>
          <w:ins w:id="1528" w:author="Swapnaneel Ghosh" w:date="2023-05-13T23:58:00Z"/>
          <w:rFonts w:cstheme="minorHAnsi"/>
          <w:sz w:val="26"/>
          <w:szCs w:val="26"/>
        </w:rPr>
        <w:pPrChange w:id="1529" w:author="Swapnaneel Ghosh" w:date="2023-05-14T00:00:00Z">
          <w:pPr>
            <w:jc w:val="both"/>
          </w:pPr>
        </w:pPrChange>
      </w:pPr>
      <w:ins w:id="1530" w:author="Swapnaneel Ghosh" w:date="2023-05-13T23:58:00Z">
        <w:r w:rsidRPr="00B12C75">
          <w:rPr>
            <w:rFonts w:cstheme="minorHAnsi"/>
            <w:color w:val="333333"/>
            <w:sz w:val="26"/>
            <w:szCs w:val="26"/>
            <w:shd w:val="clear" w:color="auto" w:fill="FFFFFF"/>
          </w:rPr>
          <w:t>Where</w:t>
        </w:r>
        <w:r w:rsidRPr="00B12C75">
          <w:rPr>
            <w:rFonts w:cstheme="minorHAnsi"/>
            <w:color w:val="333333"/>
            <w:sz w:val="26"/>
            <w:szCs w:val="26"/>
            <w:shd w:val="clear" w:color="auto" w:fill="FFFFFF"/>
          </w:rPr>
          <w:tab/>
        </w:r>
        <w:r w:rsidRPr="00B12C75">
          <w:rPr>
            <w:rFonts w:cstheme="minorHAnsi"/>
            <w:color w:val="333333"/>
            <w:sz w:val="26"/>
            <w:szCs w:val="26"/>
            <w:shd w:val="clear" w:color="auto" w:fill="FFFFFF"/>
          </w:rPr>
          <w:tab/>
        </w:r>
        <w:r w:rsidRPr="00B12C75">
          <w:rPr>
            <w:rFonts w:cstheme="minorHAnsi"/>
            <w:sz w:val="26"/>
            <w:szCs w:val="26"/>
          </w:rPr>
          <w:t>L1, L2... Ln are the lengths of the main channels having slopes S1, S2.... Sn, respectively, as obtained from the topographic map.</w:t>
        </w:r>
      </w:ins>
    </w:p>
    <w:p w14:paraId="66C315EB" w14:textId="77777777" w:rsidR="00595BFC" w:rsidRPr="00B12C75" w:rsidRDefault="00595BFC">
      <w:pPr>
        <w:spacing w:line="360" w:lineRule="auto"/>
        <w:ind w:left="720"/>
        <w:jc w:val="both"/>
        <w:rPr>
          <w:ins w:id="1531" w:author="Swapnaneel Ghosh" w:date="2023-05-13T23:58:00Z"/>
          <w:rFonts w:cstheme="minorHAnsi"/>
          <w:sz w:val="26"/>
          <w:szCs w:val="26"/>
        </w:rPr>
        <w:pPrChange w:id="1532" w:author="Swapnaneel Ghosh" w:date="2023-05-14T00:00:00Z">
          <w:pPr>
            <w:jc w:val="both"/>
          </w:pPr>
        </w:pPrChange>
      </w:pPr>
      <w:ins w:id="1533" w:author="Swapnaneel Ghosh" w:date="2023-05-13T23:58:00Z">
        <w:r w:rsidRPr="00B12C75">
          <w:rPr>
            <w:rFonts w:cstheme="minorHAnsi"/>
            <w:sz w:val="26"/>
            <w:szCs w:val="26"/>
          </w:rPr>
          <w:t>(ii) The lag time or basin lag in hours (i.e. the time interval from midpoint of the Excess Rainfall to the peak of 1-hour unit hydrograph), tp1, is given by</w:t>
        </w:r>
      </w:ins>
    </w:p>
    <w:p w14:paraId="652CCC49" w14:textId="7FD41ACE" w:rsidR="00595BFC" w:rsidRPr="00B12C75" w:rsidRDefault="00595BFC">
      <w:pPr>
        <w:spacing w:line="360" w:lineRule="auto"/>
        <w:jc w:val="both"/>
        <w:rPr>
          <w:ins w:id="1534" w:author="Swapnaneel Ghosh" w:date="2023-05-13T23:58:00Z"/>
          <w:rFonts w:cstheme="minorHAnsi"/>
          <w:sz w:val="26"/>
          <w:szCs w:val="26"/>
        </w:rPr>
        <w:pPrChange w:id="1535" w:author="Swapnaneel Ghosh" w:date="2023-05-14T00:00:00Z">
          <w:pPr>
            <w:jc w:val="both"/>
          </w:pPr>
        </w:pPrChange>
      </w:pPr>
      <w:ins w:id="1536" w:author="Swapnaneel Ghosh" w:date="2023-05-13T23:58:00Z">
        <w:r w:rsidRPr="00B12C75">
          <w:rPr>
            <w:rFonts w:cstheme="minorHAnsi"/>
            <w:sz w:val="26"/>
            <w:szCs w:val="26"/>
          </w:rPr>
          <w:tab/>
        </w:r>
        <w:r w:rsidRPr="00B12C75">
          <w:rPr>
            <w:rFonts w:cstheme="minorHAnsi"/>
            <w:sz w:val="26"/>
            <w:szCs w:val="26"/>
          </w:rPr>
          <w:tab/>
        </w:r>
      </w:ins>
      <m:oMath>
        <m:r>
          <w:ins w:id="1537" w:author="Swapnaneel Ghosh" w:date="2023-05-13T23:58:00Z">
            <w:rPr>
              <w:rFonts w:ascii="Cambria Math" w:hAnsi="Cambria Math" w:cstheme="minorHAnsi"/>
              <w:sz w:val="26"/>
              <w:szCs w:val="26"/>
            </w:rPr>
            <m:t>Tp1 = 3.95 / (Qp/A)</m:t>
          </w:ins>
        </m:r>
        <m:r>
          <w:ins w:id="1538" w:author="Swapnaneel Ghosh" w:date="2023-05-13T23:58:00Z">
            <w:rPr>
              <w:rFonts w:ascii="Cambria Math" w:hAnsi="Cambria Math" w:cstheme="minorHAnsi"/>
              <w:sz w:val="26"/>
              <w:szCs w:val="26"/>
              <w:vertAlign w:val="superscript"/>
            </w:rPr>
            <m:t>0.9</m:t>
          </w:ins>
        </m:r>
      </m:oMath>
    </w:p>
    <w:p w14:paraId="02A5E64A" w14:textId="77777777" w:rsidR="00595BFC" w:rsidRPr="00B12C75" w:rsidRDefault="00595BFC">
      <w:pPr>
        <w:spacing w:line="360" w:lineRule="auto"/>
        <w:ind w:firstLine="720"/>
        <w:jc w:val="both"/>
        <w:rPr>
          <w:ins w:id="1539" w:author="Swapnaneel Ghosh" w:date="2023-05-13T23:58:00Z"/>
          <w:rFonts w:cstheme="minorHAnsi"/>
          <w:sz w:val="26"/>
          <w:szCs w:val="26"/>
        </w:rPr>
        <w:pPrChange w:id="1540" w:author="Swapnaneel Ghosh" w:date="2023-05-14T00:00:00Z">
          <w:pPr>
            <w:jc w:val="both"/>
          </w:pPr>
        </w:pPrChange>
      </w:pPr>
      <w:ins w:id="1541" w:author="Swapnaneel Ghosh" w:date="2023-05-13T23:58:00Z">
        <w:r w:rsidRPr="00B12C75">
          <w:rPr>
            <w:rFonts w:cstheme="minorHAnsi"/>
            <w:sz w:val="26"/>
            <w:szCs w:val="26"/>
          </w:rPr>
          <w:t>For design purposes, the duration of excess rainfall is taken as</w:t>
        </w:r>
      </w:ins>
    </w:p>
    <w:p w14:paraId="31804939" w14:textId="26EE0A64" w:rsidR="00595BFC" w:rsidRDefault="00595BFC" w:rsidP="00681C1D">
      <w:pPr>
        <w:spacing w:line="360" w:lineRule="auto"/>
        <w:jc w:val="both"/>
        <w:rPr>
          <w:ins w:id="1542" w:author="Swapnaneel Ghosh" w:date="2023-05-14T00:00:00Z"/>
          <w:rFonts w:eastAsiaTheme="minorEastAsia" w:cstheme="minorHAnsi"/>
          <w:sz w:val="26"/>
          <w:szCs w:val="26"/>
        </w:rPr>
      </w:pPr>
      <w:ins w:id="1543" w:author="Swapnaneel Ghosh" w:date="2023-05-13T23:58:00Z">
        <w:r w:rsidRPr="00B12C75">
          <w:rPr>
            <w:rFonts w:cstheme="minorHAnsi"/>
            <w:sz w:val="26"/>
            <w:szCs w:val="26"/>
          </w:rPr>
          <w:tab/>
        </w:r>
        <w:r w:rsidRPr="00B12C75">
          <w:rPr>
            <w:rFonts w:cstheme="minorHAnsi"/>
            <w:sz w:val="26"/>
            <w:szCs w:val="26"/>
          </w:rPr>
          <w:tab/>
        </w:r>
      </w:ins>
      <m:oMath>
        <m:r>
          <w:ins w:id="1544" w:author="Swapnaneel Ghosh" w:date="2023-05-13T23:58:00Z">
            <w:rPr>
              <w:rFonts w:ascii="Cambria Math" w:hAnsi="Cambria Math" w:cstheme="minorHAnsi"/>
              <w:sz w:val="26"/>
              <w:szCs w:val="26"/>
            </w:rPr>
            <m:t xml:space="preserve">T = 1.1 tp1 </m:t>
          </w:ins>
        </m:r>
        <m:r>
          <w:ins w:id="1545" w:author="Swapnaneel Ghosh" w:date="2023-05-13T23:58:00Z">
            <w:rPr>
              <w:rFonts w:ascii="Cambria Math" w:hAnsi="Cambria Math" w:cstheme="minorHAnsi"/>
              <w:sz w:val="26"/>
              <w:szCs w:val="26"/>
            </w:rPr>
            <m:t>hour.</m:t>
          </w:ins>
        </m:r>
      </m:oMath>
    </w:p>
    <w:p w14:paraId="7EB759FB" w14:textId="0BD2C5E5" w:rsidR="002F1077" w:rsidRDefault="002F1077" w:rsidP="00555417">
      <w:pPr>
        <w:spacing w:line="360" w:lineRule="auto"/>
        <w:rPr>
          <w:ins w:id="1546" w:author="Swapnaneel Ghosh" w:date="2023-05-14T00:00:00Z"/>
          <w:rFonts w:eastAsiaTheme="minorEastAsia" w:cstheme="minorHAnsi"/>
          <w:sz w:val="26"/>
          <w:szCs w:val="26"/>
        </w:rPr>
      </w:pPr>
    </w:p>
    <w:p w14:paraId="133F6991" w14:textId="534D0E77" w:rsidR="00555417" w:rsidRPr="00B12C75" w:rsidRDefault="00E85AAD" w:rsidP="00555417">
      <w:pPr>
        <w:jc w:val="both"/>
        <w:rPr>
          <w:ins w:id="1547" w:author="Swapnaneel Ghosh" w:date="2023-05-14T00:01:00Z"/>
          <w:rFonts w:cstheme="minorHAnsi"/>
          <w:b/>
          <w:sz w:val="26"/>
          <w:szCs w:val="26"/>
        </w:rPr>
      </w:pPr>
      <w:ins w:id="1548" w:author="Swapnaneel Ghosh" w:date="2023-05-14T00:01:00Z">
        <w:r>
          <w:rPr>
            <w:rFonts w:cstheme="minorHAnsi"/>
            <w:b/>
            <w:sz w:val="26"/>
            <w:szCs w:val="26"/>
          </w:rPr>
          <w:t>5.3</w:t>
        </w:r>
        <w:r>
          <w:rPr>
            <w:rFonts w:cstheme="minorHAnsi"/>
            <w:b/>
            <w:sz w:val="26"/>
            <w:szCs w:val="26"/>
          </w:rPr>
          <w:tab/>
        </w:r>
        <w:r w:rsidR="00555417" w:rsidRPr="00B12C75">
          <w:rPr>
            <w:rFonts w:cstheme="minorHAnsi"/>
            <w:b/>
            <w:sz w:val="26"/>
            <w:szCs w:val="26"/>
          </w:rPr>
          <w:t>Average Unit Hydrograph</w:t>
        </w:r>
      </w:ins>
    </w:p>
    <w:p w14:paraId="02C194A7" w14:textId="25C74457" w:rsidR="00555417" w:rsidRPr="00B12C75" w:rsidRDefault="00776466">
      <w:pPr>
        <w:ind w:left="720"/>
        <w:jc w:val="both"/>
        <w:rPr>
          <w:ins w:id="1549" w:author="Swapnaneel Ghosh" w:date="2023-05-14T00:01:00Z"/>
          <w:rFonts w:cstheme="minorHAnsi"/>
          <w:sz w:val="26"/>
          <w:szCs w:val="26"/>
        </w:rPr>
        <w:pPrChange w:id="1550" w:author="Swapnaneel Ghosh" w:date="2023-05-14T00:01:00Z">
          <w:pPr>
            <w:jc w:val="both"/>
          </w:pPr>
        </w:pPrChange>
      </w:pPr>
      <w:ins w:id="1551" w:author="Swapnaneel Ghosh" w:date="2023-05-14T00:01:00Z">
        <w:r>
          <w:rPr>
            <w:rFonts w:cstheme="minorHAnsi"/>
            <w:sz w:val="26"/>
            <w:szCs w:val="26"/>
          </w:rPr>
          <w:t>T</w:t>
        </w:r>
        <w:r w:rsidR="00555417" w:rsidRPr="00B12C75">
          <w:rPr>
            <w:rFonts w:cstheme="minorHAnsi"/>
            <w:sz w:val="26"/>
            <w:szCs w:val="26"/>
          </w:rPr>
          <w:t>he runoff pattern resulting from a unit storm of a particular duration will lead to the derivation of a unit hydrograph of that duration; but since for a particular site at a given river, there may exist various storms on records with their runoff observations. In that case, there may exist a number of unit storms of the same (or like) durations, which will result in unit hydrographs, which may be slightly different from one another. In that case, we try to average out all these hydrographs, and thus to get one single average representative standard hydrograph of that duration. In so doing, effort should be made to choose only those isolated uniform intensity storms, for which the data is quite reliable.</w:t>
        </w:r>
      </w:ins>
    </w:p>
    <w:p w14:paraId="57708E41" w14:textId="3CB93E70" w:rsidR="00555417" w:rsidRPr="00B12C75" w:rsidRDefault="00555417">
      <w:pPr>
        <w:ind w:left="720"/>
        <w:jc w:val="both"/>
        <w:rPr>
          <w:ins w:id="1552" w:author="Swapnaneel Ghosh" w:date="2023-05-14T00:01:00Z"/>
          <w:rFonts w:cstheme="minorHAnsi"/>
          <w:sz w:val="26"/>
          <w:szCs w:val="26"/>
        </w:rPr>
        <w:pPrChange w:id="1553" w:author="Swapnaneel Ghosh" w:date="2023-05-14T00:01:00Z">
          <w:pPr>
            <w:jc w:val="both"/>
          </w:pPr>
        </w:pPrChange>
      </w:pPr>
      <w:ins w:id="1554" w:author="Swapnaneel Ghosh" w:date="2023-05-14T00:01:00Z">
        <w:r w:rsidRPr="00B12C75">
          <w:rPr>
            <w:rFonts w:cstheme="minorHAnsi"/>
            <w:sz w:val="26"/>
            <w:szCs w:val="26"/>
          </w:rPr>
          <w:lastRenderedPageBreak/>
          <w:t>When once such isolated storms have been chosen, and their unit graphs plotted; the average unit hydrograph is computed. It may however, be understood that in this averaging, the ordinates of the hydrographs are not averaged, as that would produce an untypical peak. In fact, the peak values of the isolated unit hydrographs are averaged, as are the values of the time from the start of runoff to the peak. These average values of time and peak are assigned to the average unit hydrograph, which is then sketched into a median form on both rising and falling limbs, so that the total area under the curve is equal to 1 cm of runoff.</w:t>
        </w:r>
      </w:ins>
    </w:p>
    <w:p w14:paraId="140E2750" w14:textId="1B31B20E" w:rsidR="00555417" w:rsidRDefault="001D7AB9" w:rsidP="001D7AB9">
      <w:pPr>
        <w:jc w:val="center"/>
        <w:rPr>
          <w:ins w:id="1555" w:author="Swapnaneel Ghosh" w:date="2023-05-14T00:05:00Z"/>
          <w:rFonts w:cstheme="minorHAnsi"/>
          <w:sz w:val="26"/>
          <w:szCs w:val="26"/>
        </w:rPr>
      </w:pPr>
      <w:ins w:id="1556" w:author="Swapnaneel Ghosh" w:date="2023-05-14T00:05:00Z">
        <w:r>
          <w:rPr>
            <w:rFonts w:cstheme="minorHAnsi"/>
            <w:noProof/>
            <w:sz w:val="26"/>
            <w:szCs w:val="26"/>
          </w:rPr>
          <w:drawing>
            <wp:inline distT="0" distB="0" distL="0" distR="0" wp14:anchorId="5C888F70" wp14:editId="01200FCF">
              <wp:extent cx="5731625" cy="4077393"/>
              <wp:effectExtent l="0" t="0" r="2540" b="0"/>
              <wp:docPr id="21868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377" name="Picture 21868377"/>
                      <pic:cNvPicPr/>
                    </pic:nvPicPr>
                    <pic:blipFill>
                      <a:blip r:embed="rId24">
                        <a:extLst>
                          <a:ext uri="{28A0092B-C50C-407E-A947-70E740481C1C}">
                            <a14:useLocalDpi xmlns:a14="http://schemas.microsoft.com/office/drawing/2010/main" val="0"/>
                          </a:ext>
                        </a:extLst>
                      </a:blip>
                      <a:stretch>
                        <a:fillRect/>
                      </a:stretch>
                    </pic:blipFill>
                    <pic:spPr>
                      <a:xfrm>
                        <a:off x="0" y="0"/>
                        <a:ext cx="5731625" cy="4077393"/>
                      </a:xfrm>
                      <a:prstGeom prst="rect">
                        <a:avLst/>
                      </a:prstGeom>
                    </pic:spPr>
                  </pic:pic>
                </a:graphicData>
              </a:graphic>
            </wp:inline>
          </w:drawing>
        </w:r>
      </w:ins>
    </w:p>
    <w:p w14:paraId="2AD3B81F" w14:textId="1DFFA0F4" w:rsidR="001D7AB9" w:rsidRPr="001D7AB9" w:rsidRDefault="001D7AB9">
      <w:pPr>
        <w:jc w:val="center"/>
        <w:rPr>
          <w:ins w:id="1557" w:author="Swapnaneel Ghosh" w:date="2023-05-14T00:01:00Z"/>
          <w:rFonts w:cstheme="minorHAnsi"/>
          <w:b/>
          <w:bCs/>
          <w:sz w:val="26"/>
          <w:szCs w:val="26"/>
          <w:rPrChange w:id="1558" w:author="Swapnaneel Ghosh" w:date="2023-05-14T00:05:00Z">
            <w:rPr>
              <w:ins w:id="1559" w:author="Swapnaneel Ghosh" w:date="2023-05-14T00:01:00Z"/>
              <w:rFonts w:cstheme="minorHAnsi"/>
              <w:sz w:val="26"/>
              <w:szCs w:val="26"/>
            </w:rPr>
          </w:rPrChange>
        </w:rPr>
        <w:pPrChange w:id="1560" w:author="Swapnaneel Ghosh" w:date="2023-05-14T00:05:00Z">
          <w:pPr>
            <w:jc w:val="both"/>
          </w:pPr>
        </w:pPrChange>
      </w:pPr>
      <w:ins w:id="1561" w:author="Swapnaneel Ghosh" w:date="2023-05-14T00:05:00Z">
        <w:r w:rsidRPr="001D7AB9">
          <w:rPr>
            <w:rFonts w:cstheme="minorHAnsi"/>
            <w:b/>
            <w:bCs/>
            <w:sz w:val="26"/>
            <w:szCs w:val="26"/>
            <w:rPrChange w:id="1562" w:author="Swapnaneel Ghosh" w:date="2023-05-14T00:05:00Z">
              <w:rPr>
                <w:rFonts w:cstheme="minorHAnsi"/>
                <w:sz w:val="26"/>
                <w:szCs w:val="26"/>
              </w:rPr>
            </w:rPrChange>
          </w:rPr>
          <w:t>Fig. 5.3</w:t>
        </w:r>
      </w:ins>
    </w:p>
    <w:p w14:paraId="7E06EE6B" w14:textId="77777777" w:rsidR="00555417" w:rsidRPr="00B12C75" w:rsidRDefault="00555417" w:rsidP="00555417">
      <w:pPr>
        <w:jc w:val="both"/>
        <w:rPr>
          <w:ins w:id="1563" w:author="Swapnaneel Ghosh" w:date="2023-05-14T00:01:00Z"/>
          <w:rFonts w:cstheme="minorHAnsi"/>
          <w:sz w:val="26"/>
          <w:szCs w:val="26"/>
        </w:rPr>
      </w:pPr>
    </w:p>
    <w:p w14:paraId="6AF56E36" w14:textId="4F6A5C24" w:rsidR="00555417" w:rsidRPr="00B12C75" w:rsidRDefault="00817EB3" w:rsidP="00555417">
      <w:pPr>
        <w:jc w:val="both"/>
        <w:rPr>
          <w:ins w:id="1564" w:author="Swapnaneel Ghosh" w:date="2023-05-14T00:01:00Z"/>
          <w:rFonts w:cstheme="minorHAnsi"/>
          <w:b/>
          <w:sz w:val="26"/>
          <w:szCs w:val="26"/>
        </w:rPr>
      </w:pPr>
      <w:ins w:id="1565" w:author="Swapnaneel Ghosh" w:date="2023-05-14T00:05:00Z">
        <w:r>
          <w:rPr>
            <w:rFonts w:cstheme="minorHAnsi"/>
            <w:b/>
            <w:sz w:val="26"/>
            <w:szCs w:val="26"/>
          </w:rPr>
          <w:t>5.4.</w:t>
        </w:r>
        <w:r>
          <w:rPr>
            <w:rFonts w:cstheme="minorHAnsi"/>
            <w:b/>
            <w:sz w:val="26"/>
            <w:szCs w:val="26"/>
          </w:rPr>
          <w:tab/>
        </w:r>
      </w:ins>
      <w:ins w:id="1566" w:author="Swapnaneel Ghosh" w:date="2023-05-14T00:01:00Z">
        <w:r w:rsidR="00555417" w:rsidRPr="00B12C75">
          <w:rPr>
            <w:rFonts w:cstheme="minorHAnsi"/>
            <w:b/>
            <w:sz w:val="26"/>
            <w:szCs w:val="26"/>
          </w:rPr>
          <w:t>Instantaneous Unit Hydrograph (IUH)</w:t>
        </w:r>
      </w:ins>
    </w:p>
    <w:p w14:paraId="5E652CB2" w14:textId="77777777" w:rsidR="00BA4574" w:rsidRDefault="00555417" w:rsidP="00D8432F">
      <w:pPr>
        <w:spacing w:line="240" w:lineRule="auto"/>
        <w:ind w:left="720"/>
        <w:jc w:val="both"/>
        <w:rPr>
          <w:ins w:id="1567" w:author="Swapnaneel Ghosh" w:date="2023-05-14T00:16:00Z"/>
          <w:rFonts w:cstheme="minorHAnsi"/>
          <w:sz w:val="26"/>
          <w:szCs w:val="26"/>
        </w:rPr>
      </w:pPr>
      <w:ins w:id="1568" w:author="Swapnaneel Ghosh" w:date="2023-05-14T00:01:00Z">
        <w:r w:rsidRPr="00B12C75">
          <w:rPr>
            <w:rFonts w:cstheme="minorHAnsi"/>
            <w:sz w:val="26"/>
            <w:szCs w:val="26"/>
          </w:rPr>
          <w:t xml:space="preserve">The ordinary UH, as you know by now, is obtained from an excess rainfall (ER) of 1 cm magnitude, uniformly falling during a time period of T hour, with an intensity equal to 1/T cm/h. If this rain duration (T) is progressively decreased, its intensity will go on increasing, and </w:t>
        </w:r>
      </w:ins>
    </w:p>
    <w:p w14:paraId="3BC0EB6E" w14:textId="77777777" w:rsidR="00BA4574" w:rsidRDefault="00BA4574" w:rsidP="00D8432F">
      <w:pPr>
        <w:spacing w:line="240" w:lineRule="auto"/>
        <w:ind w:left="720"/>
        <w:jc w:val="both"/>
        <w:rPr>
          <w:ins w:id="1569" w:author="Swapnaneel Ghosh" w:date="2023-05-14T00:16:00Z"/>
          <w:rFonts w:cstheme="minorHAnsi"/>
          <w:sz w:val="26"/>
          <w:szCs w:val="26"/>
        </w:rPr>
      </w:pPr>
    </w:p>
    <w:p w14:paraId="64920AD2" w14:textId="42010245" w:rsidR="00555417" w:rsidRDefault="00555417" w:rsidP="00D8432F">
      <w:pPr>
        <w:spacing w:line="240" w:lineRule="auto"/>
        <w:ind w:left="720"/>
        <w:jc w:val="both"/>
        <w:rPr>
          <w:ins w:id="1570" w:author="Swapnaneel Ghosh" w:date="2023-05-14T00:16:00Z"/>
          <w:rFonts w:cstheme="minorHAnsi"/>
          <w:sz w:val="26"/>
          <w:szCs w:val="26"/>
        </w:rPr>
      </w:pPr>
      <w:ins w:id="1571" w:author="Swapnaneel Ghosh" w:date="2023-05-14T00:01:00Z">
        <w:r w:rsidRPr="00B12C75">
          <w:rPr>
            <w:rFonts w:cstheme="minorHAnsi"/>
            <w:sz w:val="26"/>
            <w:szCs w:val="26"/>
          </w:rPr>
          <w:t>the resulting unit hydrograph will become more skewed as shown in Fig 1.34, by hydrograph marked 2. The hydrograph will</w:t>
        </w:r>
      </w:ins>
    </w:p>
    <w:p w14:paraId="3F79A953" w14:textId="77777777" w:rsidR="00C76255" w:rsidRPr="00B12C75" w:rsidRDefault="00C76255">
      <w:pPr>
        <w:spacing w:line="240" w:lineRule="auto"/>
        <w:ind w:left="720"/>
        <w:jc w:val="both"/>
        <w:rPr>
          <w:ins w:id="1572" w:author="Swapnaneel Ghosh" w:date="2023-05-14T00:01:00Z"/>
          <w:rFonts w:cstheme="minorHAnsi"/>
          <w:sz w:val="26"/>
          <w:szCs w:val="26"/>
        </w:rPr>
        <w:pPrChange w:id="1573" w:author="Swapnaneel Ghosh" w:date="2023-05-14T00:05:00Z">
          <w:pPr>
            <w:jc w:val="both"/>
          </w:pPr>
        </w:pPrChange>
      </w:pPr>
    </w:p>
    <w:p w14:paraId="51B60835" w14:textId="60418114" w:rsidR="00555417" w:rsidRDefault="007703BD" w:rsidP="007703BD">
      <w:pPr>
        <w:jc w:val="center"/>
        <w:rPr>
          <w:ins w:id="1574" w:author="Swapnaneel Ghosh" w:date="2023-05-14T00:16:00Z"/>
          <w:rFonts w:cstheme="minorHAnsi"/>
          <w:sz w:val="26"/>
          <w:szCs w:val="26"/>
        </w:rPr>
      </w:pPr>
      <w:ins w:id="1575" w:author="Swapnaneel Ghosh" w:date="2023-05-14T00:16:00Z">
        <w:r>
          <w:rPr>
            <w:rFonts w:cstheme="minorHAnsi"/>
            <w:noProof/>
            <w:sz w:val="26"/>
            <w:szCs w:val="26"/>
          </w:rPr>
          <w:lastRenderedPageBreak/>
          <w:drawing>
            <wp:inline distT="0" distB="0" distL="0" distR="0" wp14:anchorId="4C01D5E0" wp14:editId="7B5C494D">
              <wp:extent cx="5742977" cy="3520440"/>
              <wp:effectExtent l="0" t="0" r="0" b="3810"/>
              <wp:docPr id="1394497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7215" name="Picture 1394497215"/>
                      <pic:cNvPicPr/>
                    </pic:nvPicPr>
                    <pic:blipFill>
                      <a:blip r:embed="rId25">
                        <a:extLst>
                          <a:ext uri="{28A0092B-C50C-407E-A947-70E740481C1C}">
                            <a14:useLocalDpi xmlns:a14="http://schemas.microsoft.com/office/drawing/2010/main" val="0"/>
                          </a:ext>
                        </a:extLst>
                      </a:blip>
                      <a:stretch>
                        <a:fillRect/>
                      </a:stretch>
                    </pic:blipFill>
                    <pic:spPr>
                      <a:xfrm>
                        <a:off x="0" y="0"/>
                        <a:ext cx="5744835" cy="3521579"/>
                      </a:xfrm>
                      <a:prstGeom prst="rect">
                        <a:avLst/>
                      </a:prstGeom>
                    </pic:spPr>
                  </pic:pic>
                </a:graphicData>
              </a:graphic>
            </wp:inline>
          </w:drawing>
        </w:r>
      </w:ins>
    </w:p>
    <w:p w14:paraId="6D57EF69" w14:textId="7918917B" w:rsidR="007703BD" w:rsidRPr="007703BD" w:rsidRDefault="007703BD">
      <w:pPr>
        <w:jc w:val="center"/>
        <w:rPr>
          <w:ins w:id="1576" w:author="Swapnaneel Ghosh" w:date="2023-05-14T00:01:00Z"/>
          <w:rFonts w:cstheme="minorHAnsi"/>
          <w:b/>
          <w:bCs/>
          <w:sz w:val="26"/>
          <w:szCs w:val="26"/>
          <w:rPrChange w:id="1577" w:author="Swapnaneel Ghosh" w:date="2023-05-14T00:16:00Z">
            <w:rPr>
              <w:ins w:id="1578" w:author="Swapnaneel Ghosh" w:date="2023-05-14T00:01:00Z"/>
              <w:rFonts w:cstheme="minorHAnsi"/>
              <w:sz w:val="26"/>
              <w:szCs w:val="26"/>
            </w:rPr>
          </w:rPrChange>
        </w:rPr>
        <w:pPrChange w:id="1579" w:author="Swapnaneel Ghosh" w:date="2023-05-14T00:16:00Z">
          <w:pPr>
            <w:jc w:val="both"/>
          </w:pPr>
        </w:pPrChange>
      </w:pPr>
      <w:ins w:id="1580" w:author="Swapnaneel Ghosh" w:date="2023-05-14T00:16:00Z">
        <w:r w:rsidRPr="007703BD">
          <w:rPr>
            <w:rFonts w:cstheme="minorHAnsi"/>
            <w:b/>
            <w:bCs/>
            <w:sz w:val="26"/>
            <w:szCs w:val="26"/>
            <w:rPrChange w:id="1581" w:author="Swapnaneel Ghosh" w:date="2023-05-14T00:16:00Z">
              <w:rPr>
                <w:rFonts w:cstheme="minorHAnsi"/>
                <w:sz w:val="26"/>
                <w:szCs w:val="26"/>
              </w:rPr>
            </w:rPrChange>
          </w:rPr>
          <w:t>Fig. 5.4</w:t>
        </w:r>
      </w:ins>
    </w:p>
    <w:p w14:paraId="4F65C500" w14:textId="77777777" w:rsidR="00555417" w:rsidRPr="00B12C75" w:rsidRDefault="00555417">
      <w:pPr>
        <w:ind w:left="720"/>
        <w:jc w:val="both"/>
        <w:rPr>
          <w:ins w:id="1582" w:author="Swapnaneel Ghosh" w:date="2023-05-14T00:01:00Z"/>
          <w:rFonts w:cstheme="minorHAnsi"/>
          <w:sz w:val="26"/>
          <w:szCs w:val="26"/>
        </w:rPr>
        <w:pPrChange w:id="1583" w:author="Swapnaneel Ghosh" w:date="2023-05-14T00:05:00Z">
          <w:pPr>
            <w:jc w:val="both"/>
          </w:pPr>
        </w:pPrChange>
      </w:pPr>
      <w:ins w:id="1584" w:author="Swapnaneel Ghosh" w:date="2023-05-14T00:01:00Z">
        <w:r w:rsidRPr="00B12C75">
          <w:rPr>
            <w:rFonts w:cstheme="minorHAnsi"/>
            <w:sz w:val="26"/>
            <w:szCs w:val="26"/>
          </w:rPr>
          <w:t>go on becoming more and more skewed with progressively reduced value of T, as shown by unitgraphs marked 3 and 4. A more skewed but certainly of finite shape unit hydrograph will finally be obtained when the rain duration T is made infinitesimally small (T --&gt;0). This limiting case of a unit hydrograph produced by a rainfall of 1 cm in zero time" is called an instantaneous unit hydrograph. Of course, this is only a theoretical concept, because 1 cm of rain cannot fall in a zero time on any catchment, but it is useful because such a unit graph represents the watershed's response to a rainfall without reference to the duration of the rainfall. An IUH, being independent of rainfall characteristics, is indicative of the storage characteristics of a catchment, and is eminently suitable for theoretical analysis of effective rainfall-runoff relationship of a catchment.</w:t>
        </w:r>
      </w:ins>
    </w:p>
    <w:p w14:paraId="0E43727C" w14:textId="1AF23A2A" w:rsidR="00555417" w:rsidRPr="00B12C75" w:rsidRDefault="00555417">
      <w:pPr>
        <w:ind w:left="720"/>
        <w:jc w:val="both"/>
        <w:rPr>
          <w:ins w:id="1585" w:author="Swapnaneel Ghosh" w:date="2023-05-14T00:01:00Z"/>
          <w:rFonts w:cstheme="minorHAnsi"/>
          <w:sz w:val="26"/>
          <w:szCs w:val="26"/>
        </w:rPr>
        <w:pPrChange w:id="1586" w:author="Swapnaneel Ghosh" w:date="2023-05-14T00:05:00Z">
          <w:pPr>
            <w:jc w:val="both"/>
          </w:pPr>
        </w:pPrChange>
      </w:pPr>
      <w:ins w:id="1587" w:author="Swapnaneel Ghosh" w:date="2023-05-14T00:01:00Z">
        <w:r w:rsidRPr="00B12C75">
          <w:rPr>
            <w:rFonts w:cstheme="minorHAnsi"/>
            <w:sz w:val="26"/>
            <w:szCs w:val="26"/>
          </w:rPr>
          <w:t>The ideal shape of a IUH resembles that of a single-peaked direct runoff hydrograph; yet however, an IUH can have negative and undulating ordinates.</w:t>
        </w:r>
      </w:ins>
    </w:p>
    <w:p w14:paraId="4C8BBE96" w14:textId="4BFDA214" w:rsidR="00555417" w:rsidRPr="00B12C75" w:rsidRDefault="00555417">
      <w:pPr>
        <w:ind w:left="720"/>
        <w:jc w:val="both"/>
        <w:rPr>
          <w:ins w:id="1588" w:author="Swapnaneel Ghosh" w:date="2023-05-14T00:01:00Z"/>
          <w:rFonts w:cstheme="minorHAnsi"/>
          <w:sz w:val="26"/>
          <w:szCs w:val="26"/>
        </w:rPr>
        <w:pPrChange w:id="1589" w:author="Swapnaneel Ghosh" w:date="2023-05-14T00:06:00Z">
          <w:pPr>
            <w:jc w:val="both"/>
          </w:pPr>
        </w:pPrChange>
      </w:pPr>
      <w:ins w:id="1590" w:author="Swapnaneel Ghosh" w:date="2023-05-14T00:01:00Z">
        <w:r w:rsidRPr="00B12C75">
          <w:rPr>
            <w:rFonts w:cstheme="minorHAnsi"/>
            <w:sz w:val="26"/>
            <w:szCs w:val="26"/>
          </w:rPr>
          <w:t>The IUH for a catchment can be derived from a given ERH (Excess Rain Hyetograph) and DRH (Direct Rain Hydrograph) by several methods. Say for example, the ordinate of an IUH at any time t has been shown to be equal to the slope at time t of the S-curve, caused by an excess rain of intensity of 1 cm/h (i.e. S. curve derived from a U.H. of 1-h duration). The IUH so obtained is in</w:t>
        </w:r>
      </w:ins>
      <w:ins w:id="1591" w:author="Swapnaneel Ghosh" w:date="2023-05-14T00:06:00Z">
        <w:r w:rsidR="00A14236">
          <w:rPr>
            <w:rFonts w:cstheme="minorHAnsi"/>
            <w:sz w:val="26"/>
            <w:szCs w:val="26"/>
          </w:rPr>
          <w:t xml:space="preserve"> </w:t>
        </w:r>
      </w:ins>
      <w:ins w:id="1592" w:author="Swapnaneel Ghosh" w:date="2023-05-14T00:01:00Z">
        <w:r w:rsidRPr="00B12C75">
          <w:rPr>
            <w:rFonts w:cstheme="minorHAnsi"/>
            <w:sz w:val="26"/>
            <w:szCs w:val="26"/>
          </w:rPr>
          <w:t>fact an approximate one, because the slope of the S curve is difficult to be measured accurately.</w:t>
        </w:r>
      </w:ins>
    </w:p>
    <w:p w14:paraId="19C33525" w14:textId="187E4790" w:rsidR="00BA1453" w:rsidRDefault="00555417">
      <w:pPr>
        <w:jc w:val="both"/>
        <w:rPr>
          <w:ins w:id="1593" w:author="Swapnaneel Ghosh" w:date="2023-05-14T10:08:00Z"/>
          <w:rFonts w:cstheme="minorHAnsi"/>
          <w:sz w:val="26"/>
          <w:szCs w:val="26"/>
        </w:rPr>
      </w:pPr>
      <w:ins w:id="1594" w:author="Swapnaneel Ghosh" w:date="2023-05-14T00:01:00Z">
        <w:r w:rsidRPr="00B12C75">
          <w:rPr>
            <w:rFonts w:cstheme="minorHAnsi"/>
            <w:sz w:val="26"/>
            <w:szCs w:val="26"/>
          </w:rPr>
          <w:tab/>
        </w:r>
      </w:ins>
    </w:p>
    <w:p w14:paraId="4A884092" w14:textId="77777777" w:rsidR="008D548E" w:rsidRDefault="008D548E">
      <w:pPr>
        <w:jc w:val="both"/>
        <w:rPr>
          <w:ins w:id="1595" w:author="Swapnaneel Ghosh" w:date="2023-05-14T10:08:00Z"/>
          <w:rFonts w:cstheme="minorHAnsi"/>
          <w:sz w:val="26"/>
          <w:szCs w:val="26"/>
        </w:rPr>
      </w:pPr>
    </w:p>
    <w:p w14:paraId="3ECA5C80" w14:textId="77777777" w:rsidR="008D548E" w:rsidRDefault="008D548E">
      <w:pPr>
        <w:jc w:val="both"/>
        <w:rPr>
          <w:ins w:id="1596" w:author="Swapnaneel Ghosh" w:date="2023-05-13T10:25:00Z"/>
          <w:rFonts w:eastAsiaTheme="minorEastAsia" w:cstheme="minorHAnsi"/>
          <w:sz w:val="26"/>
          <w:szCs w:val="26"/>
        </w:rPr>
        <w:pPrChange w:id="1597" w:author="Swapnaneel Ghosh" w:date="2023-05-14T00:06:00Z">
          <w:pPr/>
        </w:pPrChange>
      </w:pPr>
    </w:p>
    <w:p w14:paraId="42F56FD7" w14:textId="2D398BB2" w:rsidR="003C4395" w:rsidDel="009A1082" w:rsidRDefault="003C4395" w:rsidP="00EB3487">
      <w:pPr>
        <w:jc w:val="center"/>
        <w:rPr>
          <w:del w:id="1598" w:author="Swapnaneel Ghosh" w:date="2023-05-14T00:20:00Z"/>
          <w:rFonts w:cstheme="minorHAnsi"/>
          <w:b/>
          <w:bCs/>
          <w:sz w:val="26"/>
          <w:szCs w:val="26"/>
        </w:rPr>
      </w:pPr>
    </w:p>
    <w:p w14:paraId="33EF2176" w14:textId="77777777" w:rsidR="009A1082" w:rsidRDefault="009A1082">
      <w:pPr>
        <w:rPr>
          <w:ins w:id="1599" w:author="Swapnaneel Ghosh" w:date="2023-05-14T00:24:00Z"/>
          <w:rFonts w:cstheme="minorHAnsi"/>
          <w:b/>
          <w:bCs/>
          <w:sz w:val="26"/>
          <w:szCs w:val="26"/>
        </w:rPr>
        <w:pPrChange w:id="1600" w:author="Swapnaneel Ghosh" w:date="2023-05-13T10:24:00Z">
          <w:pPr>
            <w:jc w:val="center"/>
          </w:pPr>
        </w:pPrChange>
      </w:pPr>
    </w:p>
    <w:p w14:paraId="3B2B7D30" w14:textId="77777777" w:rsidR="00EB3487" w:rsidRDefault="00EB3487" w:rsidP="00EB3487">
      <w:pPr>
        <w:jc w:val="center"/>
        <w:rPr>
          <w:ins w:id="1601" w:author="Swapnaneel Ghosh" w:date="2023-05-14T00:20:00Z"/>
          <w:lang w:val="en-GB"/>
        </w:rPr>
      </w:pPr>
      <w:ins w:id="1602" w:author="Swapnaneel Ghosh" w:date="2023-05-14T00:20:00Z">
        <w:r>
          <w:rPr>
            <w:noProof/>
            <w:lang w:val="en-GB"/>
          </w:rPr>
          <w:lastRenderedPageBreak/>
          <mc:AlternateContent>
            <mc:Choice Requires="wps">
              <w:drawing>
                <wp:anchor distT="0" distB="0" distL="114300" distR="114300" simplePos="0" relativeHeight="251684864" behindDoc="0" locked="0" layoutInCell="1" allowOverlap="1" wp14:anchorId="6A0F01C4" wp14:editId="5CC3A7F3">
                  <wp:simplePos x="0" y="0"/>
                  <wp:positionH relativeFrom="margin">
                    <wp:align>center</wp:align>
                  </wp:positionH>
                  <wp:positionV relativeFrom="paragraph">
                    <wp:posOffset>232410</wp:posOffset>
                  </wp:positionV>
                  <wp:extent cx="4960620" cy="0"/>
                  <wp:effectExtent l="0" t="0" r="0" b="0"/>
                  <wp:wrapNone/>
                  <wp:docPr id="730338023"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CD10" id="Straight Connector 1"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ins>
    </w:p>
    <w:p w14:paraId="0E6E667E" w14:textId="058B8AB5" w:rsidR="00EB3487" w:rsidRPr="0036733E" w:rsidRDefault="00EB3487" w:rsidP="00EB3487">
      <w:pPr>
        <w:jc w:val="center"/>
        <w:rPr>
          <w:ins w:id="1603" w:author="Swapnaneel Ghosh" w:date="2023-05-14T00:20:00Z"/>
          <w:b/>
          <w:bCs/>
          <w:i/>
          <w:iCs/>
          <w:color w:val="8EAADB" w:themeColor="accent1" w:themeTint="99"/>
          <w:sz w:val="36"/>
          <w:szCs w:val="36"/>
          <w:lang w:val="en-GB"/>
        </w:rPr>
      </w:pPr>
      <w:ins w:id="1604" w:author="Swapnaneel Ghosh" w:date="2023-05-14T00:20:00Z">
        <w:r w:rsidRPr="0036733E">
          <w:rPr>
            <w:b/>
            <w:bCs/>
            <w:i/>
            <w:iCs/>
            <w:noProof/>
            <w:color w:val="8EAADB" w:themeColor="accent1" w:themeTint="99"/>
            <w:sz w:val="28"/>
            <w:szCs w:val="28"/>
            <w:lang w:val="en-GB"/>
          </w:rPr>
          <mc:AlternateContent>
            <mc:Choice Requires="wps">
              <w:drawing>
                <wp:anchor distT="0" distB="0" distL="114300" distR="114300" simplePos="0" relativeHeight="251685888" behindDoc="0" locked="0" layoutInCell="1" allowOverlap="1" wp14:anchorId="590EF6C2" wp14:editId="2E1D5661">
                  <wp:simplePos x="0" y="0"/>
                  <wp:positionH relativeFrom="margin">
                    <wp:align>center</wp:align>
                  </wp:positionH>
                  <wp:positionV relativeFrom="paragraph">
                    <wp:posOffset>251460</wp:posOffset>
                  </wp:positionV>
                  <wp:extent cx="4960620" cy="0"/>
                  <wp:effectExtent l="0" t="0" r="0" b="0"/>
                  <wp:wrapNone/>
                  <wp:docPr id="1762361228"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C92F16" id="Straight Connector 1" o:spid="_x0000_s1026" style="position:absolute;z-index:251685888;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CONCLUSION</w:t>
        </w:r>
        <w:r w:rsidR="009A1A99">
          <w:rPr>
            <w:b/>
            <w:bCs/>
            <w:i/>
            <w:iCs/>
            <w:noProof/>
            <w:color w:val="8EAADB" w:themeColor="accent1" w:themeTint="99"/>
            <w:sz w:val="28"/>
            <w:szCs w:val="28"/>
            <w:lang w:val="en-GB"/>
          </w:rPr>
          <w:t xml:space="preserve"> AND FUTURE SCOPE</w:t>
        </w:r>
      </w:ins>
    </w:p>
    <w:p w14:paraId="17C327BE" w14:textId="77777777" w:rsidR="00EB3487" w:rsidRDefault="00EB3487" w:rsidP="00EB3487">
      <w:pPr>
        <w:spacing w:line="360" w:lineRule="auto"/>
        <w:ind w:firstLine="720"/>
        <w:jc w:val="both"/>
        <w:rPr>
          <w:ins w:id="1605" w:author="Swapnaneel Ghosh" w:date="2023-05-14T00:25:00Z"/>
          <w:sz w:val="26"/>
          <w:szCs w:val="26"/>
          <w:lang w:val="en-GB"/>
        </w:rPr>
      </w:pPr>
      <w:ins w:id="1606" w:author="Swapnaneel Ghosh" w:date="2023-05-14T00:20:00Z">
        <w:r>
          <w:rPr>
            <w:sz w:val="26"/>
            <w:szCs w:val="26"/>
            <w:lang w:val="en-GB"/>
          </w:rPr>
          <w:t xml:space="preserve">          </w:t>
        </w:r>
      </w:ins>
    </w:p>
    <w:p w14:paraId="0FFBF208" w14:textId="77777777" w:rsidR="001561CC" w:rsidRPr="00C477B8" w:rsidRDefault="001561CC" w:rsidP="00EB3487">
      <w:pPr>
        <w:spacing w:line="360" w:lineRule="auto"/>
        <w:ind w:firstLine="720"/>
        <w:jc w:val="both"/>
        <w:rPr>
          <w:ins w:id="1607" w:author="Swapnaneel Ghosh" w:date="2023-05-14T00:20:00Z"/>
          <w:sz w:val="26"/>
          <w:szCs w:val="26"/>
          <w:lang w:val="en-GB"/>
        </w:rPr>
      </w:pPr>
    </w:p>
    <w:p w14:paraId="34D853AE" w14:textId="77777777" w:rsidR="00EB3487" w:rsidRDefault="00EB3487">
      <w:pPr>
        <w:spacing w:line="600" w:lineRule="auto"/>
        <w:jc w:val="both"/>
        <w:rPr>
          <w:ins w:id="1608" w:author="Swapnaneel Ghosh" w:date="2023-05-14T00:21:00Z"/>
          <w:sz w:val="26"/>
          <w:szCs w:val="26"/>
        </w:rPr>
        <w:pPrChange w:id="1609" w:author="Swapnaneel Ghosh" w:date="2023-05-14T00:24:00Z">
          <w:pPr>
            <w:spacing w:line="360" w:lineRule="auto"/>
            <w:jc w:val="both"/>
          </w:pPr>
        </w:pPrChange>
      </w:pPr>
      <w:ins w:id="1610" w:author="Swapnaneel Ghosh" w:date="2023-05-14T00:20:00Z">
        <w:r w:rsidRPr="002D6CB3">
          <w:rPr>
            <w:sz w:val="26"/>
            <w:szCs w:val="26"/>
          </w:rPr>
          <w:t>This synopsis is made to realize the importance of Synthetic Unit Hydrograph and also the necessities of such a thing even after already having a hydrograph. The main aim is to understand the various techniques needed for establishing a relationship between the basin characteristics and the unit graph characteristics, for a unit rainfall of an ungauged basin; wherein the Synthetic Unit hydrograph theory is of utmost importance. Our goal is to study Snyder’s theory (1938) for Synthetic Unit hydrograph in detail, based on a study of a large number of catchment basins in the Appalachian Highlands of Eastern United States, developed a set of empirical equations, connecting the basin characteristics with the unit graph characteristics; thereby ultimately develop a synthetic unit hydrograph on our own at the end of the project. The synopsis also includes the analysis of three hydrograph characteristics which Snyder found relationships between; those are effective rainfall duration(</w:t>
        </w:r>
        <w:r>
          <w:rPr>
            <w:sz w:val="26"/>
            <w:szCs w:val="26"/>
          </w:rPr>
          <w:t>t</w:t>
        </w:r>
        <w:r>
          <w:rPr>
            <w:sz w:val="26"/>
            <w:szCs w:val="26"/>
            <w:vertAlign w:val="subscript"/>
          </w:rPr>
          <w:t>r</w:t>
        </w:r>
        <w:r w:rsidRPr="002D6CB3">
          <w:rPr>
            <w:sz w:val="26"/>
            <w:szCs w:val="26"/>
          </w:rPr>
          <w:t>), the peak direct runoff rate(</w:t>
        </w:r>
        <w:r>
          <w:rPr>
            <w:sz w:val="26"/>
            <w:szCs w:val="26"/>
          </w:rPr>
          <w:t>q</w:t>
        </w:r>
        <w:r>
          <w:rPr>
            <w:sz w:val="26"/>
            <w:szCs w:val="26"/>
            <w:vertAlign w:val="subscript"/>
          </w:rPr>
          <w:t>p</w:t>
        </w:r>
        <w:r w:rsidRPr="002D6CB3">
          <w:rPr>
            <w:sz w:val="26"/>
            <w:szCs w:val="26"/>
          </w:rPr>
          <w:t>) and the basin lag time(</w:t>
        </w:r>
        <w:r>
          <w:rPr>
            <w:sz w:val="26"/>
            <w:szCs w:val="26"/>
          </w:rPr>
          <w:t>t</w:t>
        </w:r>
        <w:r>
          <w:rPr>
            <w:sz w:val="26"/>
            <w:szCs w:val="26"/>
            <w:vertAlign w:val="subscript"/>
          </w:rPr>
          <w:t>i</w:t>
        </w:r>
        <w:r w:rsidRPr="002D6CB3">
          <w:rPr>
            <w:sz w:val="26"/>
            <w:szCs w:val="26"/>
          </w:rPr>
          <w:t>). Synopsis is mentioned about our way of approach and also the purpose of simulation of basin diffusion by estimating the basin lag based on a certain formula or procedure.</w:t>
        </w:r>
      </w:ins>
    </w:p>
    <w:p w14:paraId="2B59D3D3" w14:textId="08B45934" w:rsidR="00DE74BE" w:rsidRDefault="00DE74BE">
      <w:pPr>
        <w:spacing w:line="600" w:lineRule="auto"/>
        <w:jc w:val="both"/>
        <w:rPr>
          <w:ins w:id="1611" w:author="Swapnaneel Ghosh" w:date="2023-05-14T00:20:00Z"/>
          <w:sz w:val="26"/>
          <w:szCs w:val="26"/>
        </w:rPr>
        <w:pPrChange w:id="1612" w:author="Swapnaneel Ghosh" w:date="2023-05-14T00:24:00Z">
          <w:pPr>
            <w:spacing w:line="480" w:lineRule="auto"/>
            <w:jc w:val="both"/>
          </w:pPr>
        </w:pPrChange>
      </w:pPr>
      <w:ins w:id="1613" w:author="Swapnaneel Ghosh" w:date="2023-05-14T00:21:00Z">
        <w:r>
          <w:rPr>
            <w:sz w:val="26"/>
            <w:szCs w:val="26"/>
          </w:rPr>
          <w:t>We can use the Snyder</w:t>
        </w:r>
      </w:ins>
      <w:ins w:id="1614" w:author="Swapnaneel Ghosh" w:date="2023-05-14T00:24:00Z">
        <w:r w:rsidR="009A1082">
          <w:rPr>
            <w:sz w:val="26"/>
            <w:szCs w:val="26"/>
          </w:rPr>
          <w:t>’</w:t>
        </w:r>
      </w:ins>
      <w:ins w:id="1615" w:author="Swapnaneel Ghosh" w:date="2023-05-14T00:21:00Z">
        <w:r>
          <w:rPr>
            <w:sz w:val="26"/>
            <w:szCs w:val="26"/>
          </w:rPr>
          <w:t xml:space="preserve">s method to generate a Synthetic Unit Hydrograph of a remote area by using the known </w:t>
        </w:r>
      </w:ins>
      <w:ins w:id="1616" w:author="Swapnaneel Ghosh" w:date="2023-05-14T00:22:00Z">
        <w:r>
          <w:rPr>
            <w:sz w:val="26"/>
            <w:szCs w:val="26"/>
          </w:rPr>
          <w:t>equations.</w:t>
        </w:r>
      </w:ins>
    </w:p>
    <w:p w14:paraId="1EE3EFA0" w14:textId="77777777" w:rsidR="00105DDD" w:rsidRDefault="00105DDD" w:rsidP="00105DDD">
      <w:pPr>
        <w:rPr>
          <w:rFonts w:cstheme="minorHAnsi"/>
          <w:sz w:val="26"/>
          <w:szCs w:val="26"/>
        </w:rPr>
      </w:pPr>
    </w:p>
    <w:p w14:paraId="6D2ECEA5" w14:textId="77777777" w:rsidR="00903570" w:rsidRDefault="00903570" w:rsidP="00903570">
      <w:pPr>
        <w:jc w:val="center"/>
        <w:rPr>
          <w:ins w:id="1617" w:author="Swapnaneel Ghosh" w:date="2023-05-14T00:25:00Z"/>
          <w:lang w:val="en-GB"/>
        </w:rPr>
      </w:pPr>
      <w:ins w:id="1618" w:author="Swapnaneel Ghosh" w:date="2023-05-14T00:25:00Z">
        <w:r>
          <w:rPr>
            <w:noProof/>
            <w:lang w:val="en-GB"/>
          </w:rPr>
          <w:lastRenderedPageBreak/>
          <mc:AlternateContent>
            <mc:Choice Requires="wps">
              <w:drawing>
                <wp:anchor distT="0" distB="0" distL="114300" distR="114300" simplePos="0" relativeHeight="251687936" behindDoc="0" locked="0" layoutInCell="1" allowOverlap="1" wp14:anchorId="1ABC434A" wp14:editId="436E30CB">
                  <wp:simplePos x="0" y="0"/>
                  <wp:positionH relativeFrom="margin">
                    <wp:align>center</wp:align>
                  </wp:positionH>
                  <wp:positionV relativeFrom="paragraph">
                    <wp:posOffset>232410</wp:posOffset>
                  </wp:positionV>
                  <wp:extent cx="4960620" cy="0"/>
                  <wp:effectExtent l="0" t="0" r="0" b="0"/>
                  <wp:wrapNone/>
                  <wp:docPr id="1353316249"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3BD1E" id="Straight Connector 1" o:spid="_x0000_s1026" style="position:absolute;z-index:251687936;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ins>
    </w:p>
    <w:p w14:paraId="37BA7F5C" w14:textId="2959F93D" w:rsidR="00903570" w:rsidRPr="0036733E" w:rsidRDefault="00903570" w:rsidP="00903570">
      <w:pPr>
        <w:jc w:val="center"/>
        <w:rPr>
          <w:ins w:id="1619" w:author="Swapnaneel Ghosh" w:date="2023-05-14T00:25:00Z"/>
          <w:b/>
          <w:bCs/>
          <w:i/>
          <w:iCs/>
          <w:color w:val="8EAADB" w:themeColor="accent1" w:themeTint="99"/>
          <w:sz w:val="36"/>
          <w:szCs w:val="36"/>
          <w:lang w:val="en-GB"/>
        </w:rPr>
      </w:pPr>
      <w:ins w:id="1620" w:author="Swapnaneel Ghosh" w:date="2023-05-14T00:25:00Z">
        <w:r w:rsidRPr="0036733E">
          <w:rPr>
            <w:b/>
            <w:bCs/>
            <w:i/>
            <w:iCs/>
            <w:noProof/>
            <w:color w:val="8EAADB" w:themeColor="accent1" w:themeTint="99"/>
            <w:sz w:val="28"/>
            <w:szCs w:val="28"/>
            <w:lang w:val="en-GB"/>
          </w:rPr>
          <mc:AlternateContent>
            <mc:Choice Requires="wps">
              <w:drawing>
                <wp:anchor distT="0" distB="0" distL="114300" distR="114300" simplePos="0" relativeHeight="251688960" behindDoc="0" locked="0" layoutInCell="1" allowOverlap="1" wp14:anchorId="7552BD73" wp14:editId="023ADF97">
                  <wp:simplePos x="0" y="0"/>
                  <wp:positionH relativeFrom="margin">
                    <wp:align>center</wp:align>
                  </wp:positionH>
                  <wp:positionV relativeFrom="paragraph">
                    <wp:posOffset>251460</wp:posOffset>
                  </wp:positionV>
                  <wp:extent cx="4960620" cy="0"/>
                  <wp:effectExtent l="0" t="0" r="0" b="0"/>
                  <wp:wrapNone/>
                  <wp:docPr id="78124547"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D15F6" id="Straight Connector 1" o:spid="_x0000_s1026" style="position:absolute;z-index:251688960;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DEFINITIONS</w:t>
        </w:r>
      </w:ins>
    </w:p>
    <w:p w14:paraId="08B4CA29" w14:textId="77777777" w:rsidR="00903570" w:rsidRDefault="00903570">
      <w:pPr>
        <w:spacing w:line="276" w:lineRule="auto"/>
        <w:ind w:firstLine="720"/>
        <w:jc w:val="both"/>
        <w:rPr>
          <w:ins w:id="1621" w:author="Swapnaneel Ghosh" w:date="2023-05-14T00:25:00Z"/>
          <w:sz w:val="26"/>
          <w:szCs w:val="26"/>
          <w:lang w:val="en-GB"/>
        </w:rPr>
        <w:pPrChange w:id="1622" w:author="Swapnaneel Ghosh" w:date="2023-05-14T00:26:00Z">
          <w:pPr>
            <w:spacing w:line="360" w:lineRule="auto"/>
            <w:ind w:firstLine="720"/>
            <w:jc w:val="both"/>
          </w:pPr>
        </w:pPrChange>
      </w:pPr>
      <w:ins w:id="1623" w:author="Swapnaneel Ghosh" w:date="2023-05-14T00:25:00Z">
        <w:r>
          <w:rPr>
            <w:sz w:val="26"/>
            <w:szCs w:val="26"/>
            <w:lang w:val="en-GB"/>
          </w:rPr>
          <w:t xml:space="preserve">          </w:t>
        </w:r>
      </w:ins>
    </w:p>
    <w:p w14:paraId="6276E11E" w14:textId="77777777" w:rsidR="00665921" w:rsidRPr="00B12C75" w:rsidRDefault="00665921">
      <w:pPr>
        <w:spacing w:line="276" w:lineRule="auto"/>
        <w:jc w:val="both"/>
        <w:rPr>
          <w:ins w:id="1624" w:author="Swapnaneel Ghosh" w:date="2023-05-14T00:25:00Z"/>
          <w:rFonts w:cstheme="minorHAnsi"/>
          <w:b/>
          <w:bCs/>
          <w:sz w:val="26"/>
          <w:szCs w:val="26"/>
        </w:rPr>
        <w:pPrChange w:id="1625" w:author="Swapnaneel Ghosh" w:date="2023-05-14T00:26:00Z">
          <w:pPr>
            <w:jc w:val="both"/>
          </w:pPr>
        </w:pPrChange>
      </w:pPr>
      <w:ins w:id="1626" w:author="Swapnaneel Ghosh" w:date="2023-05-14T00:25:00Z">
        <w:r w:rsidRPr="00B12C75">
          <w:rPr>
            <w:rFonts w:cstheme="minorHAnsi"/>
            <w:sz w:val="26"/>
            <w:szCs w:val="26"/>
          </w:rPr>
          <w:t>1.</w:t>
        </w:r>
        <w:r w:rsidRPr="00B12C75">
          <w:rPr>
            <w:rFonts w:cstheme="minorHAnsi"/>
            <w:b/>
            <w:bCs/>
            <w:sz w:val="26"/>
            <w:szCs w:val="26"/>
          </w:rPr>
          <w:t xml:space="preserve"> [[</w:t>
        </w:r>
        <w:r w:rsidRPr="00B12C75">
          <w:rPr>
            <w:rFonts w:cstheme="minorHAnsi"/>
            <w:i/>
            <w:iCs/>
            <w:sz w:val="26"/>
            <w:szCs w:val="26"/>
          </w:rPr>
          <w:t>Subsurface flow refers to the flow of water below earth's surface as part of the hydrologic cycle]].</w:t>
        </w:r>
      </w:ins>
    </w:p>
    <w:p w14:paraId="05A73117" w14:textId="77777777" w:rsidR="00665921" w:rsidRPr="00B12C75" w:rsidRDefault="00665921">
      <w:pPr>
        <w:spacing w:line="276" w:lineRule="auto"/>
        <w:jc w:val="both"/>
        <w:rPr>
          <w:ins w:id="1627" w:author="Swapnaneel Ghosh" w:date="2023-05-14T00:25:00Z"/>
          <w:rFonts w:cstheme="minorHAnsi"/>
          <w:sz w:val="26"/>
          <w:szCs w:val="26"/>
        </w:rPr>
        <w:pPrChange w:id="1628" w:author="Swapnaneel Ghosh" w:date="2023-05-14T00:26:00Z">
          <w:pPr>
            <w:jc w:val="both"/>
          </w:pPr>
        </w:pPrChange>
      </w:pPr>
      <w:ins w:id="1629" w:author="Swapnaneel Ghosh" w:date="2023-05-14T00:25:00Z">
        <w:r w:rsidRPr="00B12C75">
          <w:rPr>
            <w:rFonts w:cstheme="minorHAnsi"/>
            <w:b/>
            <w:bCs/>
            <w:sz w:val="26"/>
            <w:szCs w:val="26"/>
          </w:rPr>
          <w:t>2. [[</w:t>
        </w:r>
        <w:r w:rsidRPr="00B12C75">
          <w:rPr>
            <w:rFonts w:cstheme="minorHAnsi"/>
            <w:i/>
            <w:iCs/>
            <w:sz w:val="26"/>
            <w:szCs w:val="26"/>
          </w:rPr>
          <w:t>Streamflow, or channel runoff, is the flow of water in streams and other channels and is a major element of the water cycle]].</w:t>
        </w:r>
      </w:ins>
    </w:p>
    <w:p w14:paraId="7A12F620" w14:textId="77777777" w:rsidR="00665921" w:rsidRPr="00B12C75" w:rsidRDefault="00665921">
      <w:pPr>
        <w:spacing w:line="276" w:lineRule="auto"/>
        <w:jc w:val="both"/>
        <w:rPr>
          <w:ins w:id="1630" w:author="Swapnaneel Ghosh" w:date="2023-05-14T00:25:00Z"/>
          <w:rFonts w:cstheme="minorHAnsi"/>
          <w:sz w:val="26"/>
          <w:szCs w:val="26"/>
        </w:rPr>
        <w:pPrChange w:id="1631" w:author="Swapnaneel Ghosh" w:date="2023-05-14T00:26:00Z">
          <w:pPr>
            <w:jc w:val="both"/>
          </w:pPr>
        </w:pPrChange>
      </w:pPr>
      <w:ins w:id="1632" w:author="Swapnaneel Ghosh" w:date="2023-05-14T00:25:00Z">
        <w:r w:rsidRPr="00B12C75">
          <w:rPr>
            <w:rFonts w:cstheme="minorHAnsi"/>
            <w:sz w:val="26"/>
            <w:szCs w:val="26"/>
          </w:rPr>
          <w:t>3.</w:t>
        </w:r>
        <w:r w:rsidRPr="00B12C75">
          <w:rPr>
            <w:rFonts w:cstheme="minorHAnsi"/>
            <w:b/>
            <w:sz w:val="26"/>
            <w:szCs w:val="26"/>
          </w:rPr>
          <w:t xml:space="preserve"> [[</w:t>
        </w:r>
        <w:r w:rsidRPr="00B12C75">
          <w:rPr>
            <w:rFonts w:cstheme="minorHAnsi"/>
            <w:i/>
            <w:iCs/>
            <w:sz w:val="26"/>
            <w:szCs w:val="26"/>
          </w:rPr>
          <w:t>Depression storage refers to little low spots on undulating terrain that can retain precipitation that would otherwise become runoff]].</w:t>
        </w:r>
      </w:ins>
    </w:p>
    <w:p w14:paraId="4479215C" w14:textId="77777777" w:rsidR="00665921" w:rsidRPr="00B12C75" w:rsidRDefault="00665921">
      <w:pPr>
        <w:spacing w:line="276" w:lineRule="auto"/>
        <w:jc w:val="both"/>
        <w:rPr>
          <w:ins w:id="1633" w:author="Swapnaneel Ghosh" w:date="2023-05-14T00:25:00Z"/>
          <w:rFonts w:cstheme="minorHAnsi"/>
          <w:sz w:val="26"/>
          <w:szCs w:val="26"/>
        </w:rPr>
        <w:pPrChange w:id="1634" w:author="Swapnaneel Ghosh" w:date="2023-05-14T00:26:00Z">
          <w:pPr>
            <w:jc w:val="both"/>
          </w:pPr>
        </w:pPrChange>
      </w:pPr>
      <w:ins w:id="1635" w:author="Swapnaneel Ghosh" w:date="2023-05-14T00:25:00Z">
        <w:r w:rsidRPr="00B12C75">
          <w:rPr>
            <w:rFonts w:cstheme="minorHAnsi"/>
            <w:sz w:val="26"/>
            <w:szCs w:val="26"/>
          </w:rPr>
          <w:t>4.</w:t>
        </w:r>
        <w:r w:rsidRPr="00B12C75">
          <w:rPr>
            <w:rFonts w:cstheme="minorHAnsi"/>
            <w:b/>
            <w:bCs/>
            <w:sz w:val="26"/>
            <w:szCs w:val="26"/>
          </w:rPr>
          <w:t xml:space="preserve"> [[</w:t>
        </w:r>
        <w:r w:rsidRPr="00B12C75">
          <w:rPr>
            <w:rFonts w:cstheme="minorHAnsi"/>
            <w:i/>
            <w:iCs/>
            <w:sz w:val="26"/>
            <w:szCs w:val="26"/>
          </w:rPr>
          <w:t>potential infiltration rate, of a soil is the maximal rate at which the soil surface can absorb water]].</w:t>
        </w:r>
      </w:ins>
    </w:p>
    <w:p w14:paraId="7601AA73" w14:textId="77777777" w:rsidR="00665921" w:rsidRPr="00B12C75" w:rsidRDefault="00665921">
      <w:pPr>
        <w:spacing w:line="276" w:lineRule="auto"/>
        <w:jc w:val="both"/>
        <w:rPr>
          <w:ins w:id="1636" w:author="Swapnaneel Ghosh" w:date="2023-05-14T00:25:00Z"/>
          <w:rFonts w:cstheme="minorHAnsi"/>
          <w:sz w:val="26"/>
          <w:szCs w:val="26"/>
        </w:rPr>
        <w:pPrChange w:id="1637" w:author="Swapnaneel Ghosh" w:date="2023-05-14T00:26:00Z">
          <w:pPr>
            <w:jc w:val="both"/>
          </w:pPr>
        </w:pPrChange>
      </w:pPr>
      <w:ins w:id="1638" w:author="Swapnaneel Ghosh" w:date="2023-05-14T00:25:00Z">
        <w:r w:rsidRPr="00B12C75">
          <w:rPr>
            <w:rFonts w:cstheme="minorHAnsi"/>
            <w:sz w:val="26"/>
            <w:szCs w:val="26"/>
          </w:rPr>
          <w:t>5.</w:t>
        </w:r>
        <w:r w:rsidRPr="00B12C75">
          <w:rPr>
            <w:rFonts w:cstheme="minorHAnsi"/>
            <w:b/>
            <w:sz w:val="26"/>
            <w:szCs w:val="26"/>
          </w:rPr>
          <w:t xml:space="preserve"> [[</w:t>
        </w:r>
        <w:r w:rsidRPr="00B12C75">
          <w:rPr>
            <w:rFonts w:cstheme="minorHAnsi"/>
            <w:i/>
            <w:iCs/>
            <w:sz w:val="26"/>
            <w:szCs w:val="26"/>
          </w:rPr>
          <w:t>That part of the rain which remains on the ground surface during rain and either runs off or infiltrates after the rain ends]].</w:t>
        </w:r>
      </w:ins>
    </w:p>
    <w:p w14:paraId="38F4EA6D" w14:textId="77777777" w:rsidR="00665921" w:rsidRPr="00B12C75" w:rsidRDefault="00665921">
      <w:pPr>
        <w:spacing w:line="276" w:lineRule="auto"/>
        <w:jc w:val="both"/>
        <w:rPr>
          <w:ins w:id="1639" w:author="Swapnaneel Ghosh" w:date="2023-05-14T00:25:00Z"/>
          <w:rFonts w:cstheme="minorHAnsi"/>
          <w:sz w:val="26"/>
          <w:szCs w:val="26"/>
        </w:rPr>
        <w:pPrChange w:id="1640" w:author="Swapnaneel Ghosh" w:date="2023-05-14T00:26:00Z">
          <w:pPr>
            <w:jc w:val="both"/>
          </w:pPr>
        </w:pPrChange>
      </w:pPr>
      <w:ins w:id="1641" w:author="Swapnaneel Ghosh" w:date="2023-05-14T00:25:00Z">
        <w:r w:rsidRPr="00B12C75">
          <w:rPr>
            <w:rFonts w:cstheme="minorHAnsi"/>
            <w:sz w:val="26"/>
            <w:szCs w:val="26"/>
          </w:rPr>
          <w:t>6.</w:t>
        </w:r>
        <w:r w:rsidRPr="00B12C75">
          <w:rPr>
            <w:rFonts w:cstheme="minorHAnsi"/>
            <w:b/>
            <w:bCs/>
            <w:i/>
            <w:sz w:val="26"/>
            <w:szCs w:val="26"/>
          </w:rPr>
          <w:t xml:space="preserve"> [[</w:t>
        </w:r>
        <w:r w:rsidRPr="00B12C75">
          <w:rPr>
            <w:rFonts w:cstheme="minorHAnsi"/>
            <w:i/>
            <w:iCs/>
            <w:sz w:val="26"/>
            <w:szCs w:val="26"/>
          </w:rPr>
          <w:t>The maximum flow of a stream in response to a rainstorm event. Evapotranspiration is the combined processes by which water moves from the earth’s surface into the atmosphere. It covers both water evaporation and transpiration]].</w:t>
        </w:r>
      </w:ins>
    </w:p>
    <w:p w14:paraId="26D219C3" w14:textId="77777777" w:rsidR="00665921" w:rsidRPr="00B12C75" w:rsidRDefault="00665921">
      <w:pPr>
        <w:spacing w:line="276" w:lineRule="auto"/>
        <w:jc w:val="both"/>
        <w:rPr>
          <w:ins w:id="1642" w:author="Swapnaneel Ghosh" w:date="2023-05-14T00:25:00Z"/>
          <w:rFonts w:cstheme="minorHAnsi"/>
          <w:sz w:val="26"/>
          <w:szCs w:val="26"/>
        </w:rPr>
        <w:pPrChange w:id="1643" w:author="Swapnaneel Ghosh" w:date="2023-05-14T00:26:00Z">
          <w:pPr>
            <w:jc w:val="both"/>
          </w:pPr>
        </w:pPrChange>
      </w:pPr>
      <w:ins w:id="1644" w:author="Swapnaneel Ghosh" w:date="2023-05-14T00:25:00Z">
        <w:r w:rsidRPr="00B12C75">
          <w:rPr>
            <w:rFonts w:cstheme="minorHAnsi"/>
            <w:sz w:val="26"/>
            <w:szCs w:val="26"/>
          </w:rPr>
          <w:t>7.</w:t>
        </w:r>
        <w:r w:rsidRPr="00B12C75">
          <w:rPr>
            <w:rFonts w:cstheme="minorHAnsi"/>
            <w:b/>
            <w:bCs/>
            <w:sz w:val="26"/>
            <w:szCs w:val="26"/>
          </w:rPr>
          <w:t xml:space="preserve"> [[</w:t>
        </w:r>
        <w:r w:rsidRPr="00B12C75">
          <w:rPr>
            <w:rFonts w:cstheme="minorHAnsi"/>
            <w:i/>
            <w:iCs/>
            <w:sz w:val="26"/>
            <w:szCs w:val="26"/>
          </w:rPr>
          <w:t>Evaporation is a type of vaporization that occurs on the surface of a liquid as it changes into the gas phase]].</w:t>
        </w:r>
      </w:ins>
    </w:p>
    <w:p w14:paraId="65331039" w14:textId="77777777" w:rsidR="00665921" w:rsidRPr="00B12C75" w:rsidRDefault="00665921">
      <w:pPr>
        <w:spacing w:line="276" w:lineRule="auto"/>
        <w:jc w:val="both"/>
        <w:rPr>
          <w:ins w:id="1645" w:author="Swapnaneel Ghosh" w:date="2023-05-14T00:25:00Z"/>
          <w:rFonts w:cstheme="minorHAnsi"/>
          <w:sz w:val="26"/>
          <w:szCs w:val="26"/>
        </w:rPr>
        <w:pPrChange w:id="1646" w:author="Swapnaneel Ghosh" w:date="2023-05-14T00:26:00Z">
          <w:pPr>
            <w:jc w:val="both"/>
          </w:pPr>
        </w:pPrChange>
      </w:pPr>
      <w:ins w:id="1647" w:author="Swapnaneel Ghosh" w:date="2023-05-14T00:25:00Z">
        <w:r w:rsidRPr="00B12C75">
          <w:rPr>
            <w:rFonts w:cstheme="minorHAnsi"/>
            <w:sz w:val="26"/>
            <w:szCs w:val="26"/>
          </w:rPr>
          <w:t xml:space="preserve">8. </w:t>
        </w:r>
        <w:r w:rsidRPr="00B12C75">
          <w:rPr>
            <w:rFonts w:cstheme="minorHAnsi"/>
            <w:b/>
            <w:bCs/>
            <w:sz w:val="26"/>
            <w:szCs w:val="26"/>
          </w:rPr>
          <w:t>[[</w:t>
        </w:r>
        <w:r w:rsidRPr="00B12C75">
          <w:rPr>
            <w:rFonts w:cstheme="minorHAnsi"/>
            <w:i/>
            <w:iCs/>
            <w:sz w:val="26"/>
            <w:szCs w:val="26"/>
          </w:rPr>
          <w:t>Transpiration is the process of water movement through a plant and its evaporation from aerial parts, such as leaves, stems, and flowers]].</w:t>
        </w:r>
      </w:ins>
    </w:p>
    <w:p w14:paraId="7302585C" w14:textId="77777777" w:rsidR="00665921" w:rsidRPr="00B12C75" w:rsidRDefault="00665921">
      <w:pPr>
        <w:spacing w:line="276" w:lineRule="auto"/>
        <w:jc w:val="both"/>
        <w:rPr>
          <w:ins w:id="1648" w:author="Swapnaneel Ghosh" w:date="2023-05-14T00:25:00Z"/>
          <w:rFonts w:cstheme="minorHAnsi"/>
          <w:i/>
          <w:iCs/>
          <w:sz w:val="26"/>
          <w:szCs w:val="26"/>
        </w:rPr>
        <w:pPrChange w:id="1649" w:author="Swapnaneel Ghosh" w:date="2023-05-14T00:26:00Z">
          <w:pPr>
            <w:jc w:val="both"/>
          </w:pPr>
        </w:pPrChange>
      </w:pPr>
      <w:ins w:id="1650" w:author="Swapnaneel Ghosh" w:date="2023-05-14T00:25:00Z">
        <w:r w:rsidRPr="00B12C75">
          <w:rPr>
            <w:rFonts w:cstheme="minorHAnsi"/>
            <w:sz w:val="26"/>
            <w:szCs w:val="26"/>
          </w:rPr>
          <w:t>9.</w:t>
        </w:r>
        <w:r w:rsidRPr="00B12C75">
          <w:rPr>
            <w:rFonts w:cstheme="minorHAnsi"/>
            <w:b/>
            <w:bCs/>
            <w:sz w:val="26"/>
            <w:szCs w:val="26"/>
          </w:rPr>
          <w:t xml:space="preserve"> [[</w:t>
        </w:r>
        <w:r w:rsidRPr="00B12C75">
          <w:rPr>
            <w:rFonts w:cstheme="minorHAnsi"/>
            <w:i/>
            <w:iCs/>
            <w:sz w:val="26"/>
            <w:szCs w:val="26"/>
          </w:rPr>
          <w:t>It is defined as the "part of streamflow that has infiltrated the ground, entered the phreatic zone, and has been (or is at a particular time) discharged into a stream channel or springs; and seepage water]].</w:t>
        </w:r>
      </w:ins>
    </w:p>
    <w:p w14:paraId="3C04B2B7" w14:textId="77777777" w:rsidR="00665921" w:rsidRPr="00B12C75" w:rsidRDefault="00665921">
      <w:pPr>
        <w:spacing w:line="276" w:lineRule="auto"/>
        <w:jc w:val="both"/>
        <w:rPr>
          <w:ins w:id="1651" w:author="Swapnaneel Ghosh" w:date="2023-05-14T00:25:00Z"/>
          <w:rFonts w:cstheme="minorHAnsi"/>
          <w:sz w:val="26"/>
          <w:szCs w:val="26"/>
        </w:rPr>
        <w:pPrChange w:id="1652" w:author="Swapnaneel Ghosh" w:date="2023-05-14T00:26:00Z">
          <w:pPr>
            <w:jc w:val="both"/>
          </w:pPr>
        </w:pPrChange>
      </w:pPr>
    </w:p>
    <w:p w14:paraId="1B48E289" w14:textId="77777777" w:rsidR="00665921" w:rsidRPr="00B12C75" w:rsidRDefault="00665921">
      <w:pPr>
        <w:spacing w:line="276" w:lineRule="auto"/>
        <w:jc w:val="both"/>
        <w:rPr>
          <w:ins w:id="1653" w:author="Swapnaneel Ghosh" w:date="2023-05-14T00:25:00Z"/>
          <w:rFonts w:cstheme="minorHAnsi"/>
          <w:sz w:val="26"/>
          <w:szCs w:val="26"/>
        </w:rPr>
        <w:pPrChange w:id="1654" w:author="Swapnaneel Ghosh" w:date="2023-05-14T00:26:00Z">
          <w:pPr>
            <w:jc w:val="both"/>
          </w:pPr>
        </w:pPrChange>
      </w:pPr>
      <w:ins w:id="1655" w:author="Swapnaneel Ghosh" w:date="2023-05-14T00:25:00Z">
        <w:r w:rsidRPr="00B12C75">
          <w:rPr>
            <w:rFonts w:cstheme="minorHAnsi"/>
            <w:sz w:val="26"/>
            <w:szCs w:val="26"/>
          </w:rPr>
          <w:t>10.</w:t>
        </w:r>
        <w:r w:rsidRPr="00B12C75">
          <w:rPr>
            <w:rFonts w:cstheme="minorHAnsi"/>
            <w:b/>
            <w:bCs/>
            <w:sz w:val="26"/>
            <w:szCs w:val="26"/>
          </w:rPr>
          <w:t xml:space="preserve"> [[</w:t>
        </w:r>
        <w:r w:rsidRPr="00B12C75">
          <w:rPr>
            <w:rFonts w:cstheme="minorHAnsi"/>
            <w:i/>
            <w:iCs/>
            <w:sz w:val="26"/>
            <w:szCs w:val="26"/>
          </w:rPr>
          <w:t>Infiltration is the downward entry of water into the soil. The velocity at which water enters the soil is infiltration rate. Infiltration rate is typically expressed in inches per hour. Water from rainfall or irrigation must first enter the soil for it to be of value]].</w:t>
        </w:r>
      </w:ins>
    </w:p>
    <w:p w14:paraId="56276341" w14:textId="77777777" w:rsidR="00665921" w:rsidRPr="00B12C75" w:rsidRDefault="00665921">
      <w:pPr>
        <w:spacing w:line="276" w:lineRule="auto"/>
        <w:jc w:val="both"/>
        <w:rPr>
          <w:ins w:id="1656" w:author="Swapnaneel Ghosh" w:date="2023-05-14T00:25:00Z"/>
          <w:rFonts w:cstheme="minorHAnsi"/>
          <w:sz w:val="26"/>
          <w:szCs w:val="26"/>
        </w:rPr>
        <w:pPrChange w:id="1657" w:author="Swapnaneel Ghosh" w:date="2023-05-14T00:26:00Z">
          <w:pPr>
            <w:jc w:val="both"/>
          </w:pPr>
        </w:pPrChange>
      </w:pPr>
      <w:ins w:id="1658" w:author="Swapnaneel Ghosh" w:date="2023-05-14T00:25:00Z">
        <w:r w:rsidRPr="00B12C75">
          <w:rPr>
            <w:rFonts w:cstheme="minorHAnsi"/>
            <w:sz w:val="26"/>
            <w:szCs w:val="26"/>
          </w:rPr>
          <w:t>11.</w:t>
        </w:r>
        <w:r w:rsidRPr="00B12C75">
          <w:rPr>
            <w:rFonts w:cstheme="minorHAnsi"/>
            <w:b/>
            <w:bCs/>
            <w:sz w:val="26"/>
            <w:szCs w:val="26"/>
          </w:rPr>
          <w:t xml:space="preserve"> [[</w:t>
        </w:r>
        <w:r w:rsidRPr="00B12C75">
          <w:rPr>
            <w:rFonts w:cstheme="minorHAnsi"/>
            <w:i/>
            <w:iCs/>
            <w:sz w:val="26"/>
            <w:szCs w:val="26"/>
          </w:rPr>
          <w:t>Overland flow is the movement of water over the land, downslope toward a surface water body]].</w:t>
        </w:r>
      </w:ins>
    </w:p>
    <w:p w14:paraId="4017AB60" w14:textId="77777777" w:rsidR="00665921" w:rsidRPr="00B12C75" w:rsidRDefault="00665921">
      <w:pPr>
        <w:spacing w:line="276" w:lineRule="auto"/>
        <w:jc w:val="both"/>
        <w:rPr>
          <w:ins w:id="1659" w:author="Swapnaneel Ghosh" w:date="2023-05-14T00:25:00Z"/>
          <w:rFonts w:cstheme="minorHAnsi"/>
          <w:b/>
          <w:bCs/>
          <w:sz w:val="26"/>
          <w:szCs w:val="26"/>
        </w:rPr>
        <w:pPrChange w:id="1660" w:author="Swapnaneel Ghosh" w:date="2023-05-14T00:26:00Z">
          <w:pPr>
            <w:jc w:val="both"/>
          </w:pPr>
        </w:pPrChange>
      </w:pPr>
      <w:ins w:id="1661" w:author="Swapnaneel Ghosh" w:date="2023-05-14T00:25:00Z">
        <w:r w:rsidRPr="00B12C75">
          <w:rPr>
            <w:rFonts w:cstheme="minorHAnsi"/>
            <w:sz w:val="26"/>
            <w:szCs w:val="26"/>
          </w:rPr>
          <w:t>12.</w:t>
        </w:r>
        <w:r w:rsidRPr="00B12C75">
          <w:rPr>
            <w:rFonts w:cstheme="minorHAnsi"/>
            <w:b/>
            <w:bCs/>
            <w:sz w:val="26"/>
            <w:szCs w:val="26"/>
          </w:rPr>
          <w:t xml:space="preserve"> [[</w:t>
        </w:r>
        <w:r w:rsidRPr="00B12C75">
          <w:rPr>
            <w:rFonts w:cstheme="minorHAnsi"/>
            <w:i/>
            <w:iCs/>
            <w:sz w:val="26"/>
            <w:szCs w:val="26"/>
          </w:rPr>
          <w:t>The difference between the amount of water actually in the soil and the amount of water that the soil can hold]].</w:t>
        </w:r>
      </w:ins>
    </w:p>
    <w:p w14:paraId="671657E4" w14:textId="77777777" w:rsidR="00665921" w:rsidRPr="00B12C75" w:rsidRDefault="00665921">
      <w:pPr>
        <w:spacing w:line="276" w:lineRule="auto"/>
        <w:jc w:val="both"/>
        <w:rPr>
          <w:ins w:id="1662" w:author="Swapnaneel Ghosh" w:date="2023-05-14T00:25:00Z"/>
          <w:rFonts w:cstheme="minorHAnsi"/>
          <w:b/>
          <w:bCs/>
          <w:sz w:val="26"/>
          <w:szCs w:val="26"/>
        </w:rPr>
        <w:pPrChange w:id="1663" w:author="Swapnaneel Ghosh" w:date="2023-05-14T00:26:00Z">
          <w:pPr>
            <w:jc w:val="both"/>
          </w:pPr>
        </w:pPrChange>
      </w:pPr>
      <w:ins w:id="1664" w:author="Swapnaneel Ghosh" w:date="2023-05-14T00:25:00Z">
        <w:r w:rsidRPr="00B12C75">
          <w:rPr>
            <w:rFonts w:cstheme="minorHAnsi"/>
            <w:b/>
            <w:bCs/>
            <w:sz w:val="26"/>
            <w:szCs w:val="26"/>
          </w:rPr>
          <w:t>13. [[</w:t>
        </w:r>
        <w:r w:rsidRPr="00B12C75">
          <w:rPr>
            <w:rFonts w:cstheme="minorHAnsi"/>
            <w:i/>
            <w:iCs/>
            <w:sz w:val="26"/>
            <w:szCs w:val="26"/>
          </w:rPr>
          <w:t>groundwater recharge occurs as precipitation falls on the land surface, infiltrates into soils, and moves through pore spaces down to the water table]].</w:t>
        </w:r>
        <w:r w:rsidRPr="00B12C75">
          <w:rPr>
            <w:rFonts w:cstheme="minorHAnsi"/>
            <w:b/>
            <w:bCs/>
            <w:sz w:val="26"/>
            <w:szCs w:val="26"/>
          </w:rPr>
          <w:br/>
          <w:t>14. [[</w:t>
        </w:r>
        <w:r w:rsidRPr="00B12C75">
          <w:rPr>
            <w:rFonts w:cstheme="minorHAnsi"/>
            <w:i/>
            <w:iCs/>
            <w:sz w:val="26"/>
            <w:szCs w:val="26"/>
          </w:rPr>
          <w:t>Aeration (also called aerification) is the process by which air is circulated through, mixed with or dissolved in a liquid or substance]].</w:t>
        </w:r>
      </w:ins>
    </w:p>
    <w:p w14:paraId="0CE270CE" w14:textId="77777777" w:rsidR="00FD3571" w:rsidRDefault="00FD3571" w:rsidP="008715A7">
      <w:pPr>
        <w:spacing w:line="276" w:lineRule="auto"/>
        <w:jc w:val="both"/>
        <w:rPr>
          <w:ins w:id="1665" w:author="Swapnaneel Ghosh" w:date="2023-05-14T00:26:00Z"/>
          <w:rFonts w:cstheme="minorHAnsi"/>
          <w:b/>
          <w:bCs/>
          <w:sz w:val="26"/>
          <w:szCs w:val="26"/>
        </w:rPr>
      </w:pPr>
    </w:p>
    <w:p w14:paraId="58802984" w14:textId="77777777" w:rsidR="00FD3571" w:rsidRDefault="00FD3571" w:rsidP="008715A7">
      <w:pPr>
        <w:spacing w:line="276" w:lineRule="auto"/>
        <w:jc w:val="both"/>
        <w:rPr>
          <w:ins w:id="1666" w:author="Swapnaneel Ghosh" w:date="2023-05-14T00:26:00Z"/>
          <w:rFonts w:cstheme="minorHAnsi"/>
          <w:b/>
          <w:bCs/>
          <w:sz w:val="26"/>
          <w:szCs w:val="26"/>
        </w:rPr>
      </w:pPr>
    </w:p>
    <w:p w14:paraId="249E357B" w14:textId="77777777" w:rsidR="00FD3571" w:rsidRDefault="00FD3571" w:rsidP="008715A7">
      <w:pPr>
        <w:spacing w:line="276" w:lineRule="auto"/>
        <w:jc w:val="both"/>
        <w:rPr>
          <w:ins w:id="1667" w:author="Swapnaneel Ghosh" w:date="2023-05-14T00:26:00Z"/>
          <w:rFonts w:cstheme="minorHAnsi"/>
          <w:b/>
          <w:bCs/>
          <w:sz w:val="26"/>
          <w:szCs w:val="26"/>
        </w:rPr>
      </w:pPr>
    </w:p>
    <w:p w14:paraId="2B124DD2" w14:textId="77777777" w:rsidR="00FD3571" w:rsidRDefault="00FD3571" w:rsidP="008715A7">
      <w:pPr>
        <w:spacing w:line="276" w:lineRule="auto"/>
        <w:jc w:val="both"/>
        <w:rPr>
          <w:ins w:id="1668" w:author="Swapnaneel Ghosh" w:date="2023-05-14T00:26:00Z"/>
          <w:rFonts w:cstheme="minorHAnsi"/>
          <w:b/>
          <w:bCs/>
          <w:sz w:val="26"/>
          <w:szCs w:val="26"/>
        </w:rPr>
      </w:pPr>
    </w:p>
    <w:p w14:paraId="1F09C702" w14:textId="77777777" w:rsidR="00FD3571" w:rsidRDefault="00FD3571" w:rsidP="008715A7">
      <w:pPr>
        <w:spacing w:line="276" w:lineRule="auto"/>
        <w:jc w:val="both"/>
        <w:rPr>
          <w:ins w:id="1669" w:author="Swapnaneel Ghosh" w:date="2023-05-14T00:26:00Z"/>
          <w:rFonts w:cstheme="minorHAnsi"/>
          <w:b/>
          <w:bCs/>
          <w:sz w:val="26"/>
          <w:szCs w:val="26"/>
        </w:rPr>
      </w:pPr>
    </w:p>
    <w:p w14:paraId="5F133922" w14:textId="77777777" w:rsidR="00FD3571" w:rsidRDefault="00FD3571" w:rsidP="008715A7">
      <w:pPr>
        <w:spacing w:line="276" w:lineRule="auto"/>
        <w:jc w:val="both"/>
        <w:rPr>
          <w:ins w:id="1670" w:author="Swapnaneel Ghosh" w:date="2023-05-14T00:26:00Z"/>
          <w:rFonts w:cstheme="minorHAnsi"/>
          <w:b/>
          <w:bCs/>
          <w:sz w:val="26"/>
          <w:szCs w:val="26"/>
        </w:rPr>
      </w:pPr>
    </w:p>
    <w:p w14:paraId="36FE7804" w14:textId="77777777" w:rsidR="00FD3571" w:rsidRDefault="00FD3571" w:rsidP="008715A7">
      <w:pPr>
        <w:spacing w:line="276" w:lineRule="auto"/>
        <w:jc w:val="both"/>
        <w:rPr>
          <w:ins w:id="1671" w:author="Swapnaneel Ghosh" w:date="2023-05-14T00:26:00Z"/>
          <w:rFonts w:cstheme="minorHAnsi"/>
          <w:b/>
          <w:bCs/>
          <w:sz w:val="26"/>
          <w:szCs w:val="26"/>
        </w:rPr>
      </w:pPr>
    </w:p>
    <w:p w14:paraId="5F36B3BF" w14:textId="203F49C9" w:rsidR="00665921" w:rsidRPr="00B12C75" w:rsidRDefault="00665921">
      <w:pPr>
        <w:spacing w:line="276" w:lineRule="auto"/>
        <w:jc w:val="both"/>
        <w:rPr>
          <w:ins w:id="1672" w:author="Swapnaneel Ghosh" w:date="2023-05-14T00:25:00Z"/>
          <w:rFonts w:cstheme="minorHAnsi"/>
          <w:b/>
          <w:bCs/>
          <w:sz w:val="26"/>
          <w:szCs w:val="26"/>
        </w:rPr>
        <w:pPrChange w:id="1673" w:author="Swapnaneel Ghosh" w:date="2023-05-14T00:26:00Z">
          <w:pPr>
            <w:jc w:val="both"/>
          </w:pPr>
        </w:pPrChange>
      </w:pPr>
      <w:ins w:id="1674" w:author="Swapnaneel Ghosh" w:date="2023-05-14T00:25:00Z">
        <w:r w:rsidRPr="00B12C75">
          <w:rPr>
            <w:rFonts w:cstheme="minorHAnsi"/>
            <w:b/>
            <w:bCs/>
            <w:sz w:val="26"/>
            <w:szCs w:val="26"/>
          </w:rPr>
          <w:t>15. [[</w:t>
        </w:r>
        <w:r w:rsidRPr="00B12C75">
          <w:rPr>
            <w:rFonts w:cstheme="minorHAnsi"/>
            <w:i/>
            <w:iCs/>
            <w:sz w:val="26"/>
            <w:szCs w:val="26"/>
          </w:rPr>
          <w:t>Percolation can be defined as the flow of fluids through a porous media (filter). Infiltration rate may be defined as the meters per unit time of the entry of water into the soil surface regardless of the types or values of forces or gradients. Water entry into the soil is caused by matric and gravitational forces]].</w:t>
        </w:r>
      </w:ins>
    </w:p>
    <w:p w14:paraId="509A9222" w14:textId="77777777" w:rsidR="00665921" w:rsidRPr="00B12C75" w:rsidRDefault="00665921">
      <w:pPr>
        <w:spacing w:line="276" w:lineRule="auto"/>
        <w:jc w:val="both"/>
        <w:rPr>
          <w:ins w:id="1675" w:author="Swapnaneel Ghosh" w:date="2023-05-14T00:25:00Z"/>
          <w:rFonts w:cstheme="minorHAnsi"/>
          <w:sz w:val="26"/>
          <w:szCs w:val="26"/>
        </w:rPr>
        <w:pPrChange w:id="1676" w:author="Swapnaneel Ghosh" w:date="2023-05-14T00:26:00Z">
          <w:pPr>
            <w:jc w:val="both"/>
          </w:pPr>
        </w:pPrChange>
      </w:pPr>
      <w:ins w:id="1677" w:author="Swapnaneel Ghosh" w:date="2023-05-14T00:25:00Z">
        <w:r w:rsidRPr="00B12C75">
          <w:rPr>
            <w:rFonts w:cstheme="minorHAnsi"/>
            <w:b/>
            <w:bCs/>
            <w:sz w:val="26"/>
            <w:szCs w:val="26"/>
          </w:rPr>
          <w:t>16.[[</w:t>
        </w:r>
        <w:r w:rsidRPr="00B12C75">
          <w:rPr>
            <w:rFonts w:cstheme="minorHAnsi"/>
            <w:i/>
            <w:iCs/>
            <w:sz w:val="26"/>
            <w:szCs w:val="26"/>
          </w:rPr>
          <w:t>A drainage basin is an area of land where water from rain or snow melt drains downhill into a body of water such as a river, lake, wetland, or ocean. The drainage basin includes both the streams and rivers that convey the water as well as the land surface from which water drains into those channels]].</w:t>
        </w:r>
      </w:ins>
    </w:p>
    <w:p w14:paraId="54E503D5" w14:textId="77777777" w:rsidR="00665921" w:rsidRPr="00B12C75" w:rsidRDefault="00665921">
      <w:pPr>
        <w:spacing w:line="276" w:lineRule="auto"/>
        <w:jc w:val="both"/>
        <w:rPr>
          <w:ins w:id="1678" w:author="Swapnaneel Ghosh" w:date="2023-05-14T00:25:00Z"/>
          <w:rFonts w:cstheme="minorHAnsi"/>
          <w:sz w:val="26"/>
          <w:szCs w:val="26"/>
        </w:rPr>
        <w:pPrChange w:id="1679" w:author="Swapnaneel Ghosh" w:date="2023-05-14T00:26:00Z">
          <w:pPr>
            <w:jc w:val="both"/>
          </w:pPr>
        </w:pPrChange>
      </w:pPr>
      <w:ins w:id="1680" w:author="Swapnaneel Ghosh" w:date="2023-05-14T00:25:00Z">
        <w:r w:rsidRPr="00B12C75">
          <w:rPr>
            <w:rFonts w:cstheme="minorHAnsi"/>
            <w:sz w:val="26"/>
            <w:szCs w:val="26"/>
          </w:rPr>
          <w:t>17.</w:t>
        </w:r>
        <w:r w:rsidRPr="00B12C75">
          <w:rPr>
            <w:rFonts w:cstheme="minorHAnsi"/>
            <w:b/>
            <w:bCs/>
            <w:sz w:val="26"/>
            <w:szCs w:val="26"/>
          </w:rPr>
          <w:t xml:space="preserve"> [[</w:t>
        </w:r>
        <w:r w:rsidRPr="00B12C75">
          <w:rPr>
            <w:rFonts w:cstheme="minorHAnsi"/>
            <w:i/>
            <w:iCs/>
            <w:sz w:val="26"/>
            <w:szCs w:val="26"/>
          </w:rPr>
          <w:t>Compactness coefficient is defined as the ratio of the watershed perimeter to the circumference of equivalent circular area]].</w:t>
        </w:r>
      </w:ins>
    </w:p>
    <w:p w14:paraId="70D0E847" w14:textId="77777777" w:rsidR="00665921" w:rsidRPr="00B12C75" w:rsidRDefault="00665921">
      <w:pPr>
        <w:spacing w:line="276" w:lineRule="auto"/>
        <w:jc w:val="both"/>
        <w:rPr>
          <w:ins w:id="1681" w:author="Swapnaneel Ghosh" w:date="2023-05-14T00:25:00Z"/>
          <w:rFonts w:cstheme="minorHAnsi"/>
          <w:b/>
          <w:bCs/>
          <w:sz w:val="26"/>
          <w:szCs w:val="26"/>
        </w:rPr>
        <w:pPrChange w:id="1682" w:author="Swapnaneel Ghosh" w:date="2023-05-14T00:26:00Z">
          <w:pPr>
            <w:jc w:val="both"/>
          </w:pPr>
        </w:pPrChange>
      </w:pPr>
      <w:ins w:id="1683" w:author="Swapnaneel Ghosh" w:date="2023-05-14T00:25:00Z">
        <w:r w:rsidRPr="00B12C75">
          <w:rPr>
            <w:rFonts w:cstheme="minorHAnsi"/>
            <w:sz w:val="26"/>
            <w:szCs w:val="26"/>
          </w:rPr>
          <w:t>18.</w:t>
        </w:r>
        <w:r w:rsidRPr="00B12C75">
          <w:rPr>
            <w:rFonts w:cstheme="minorHAnsi"/>
            <w:b/>
            <w:bCs/>
            <w:sz w:val="26"/>
            <w:szCs w:val="26"/>
          </w:rPr>
          <w:t xml:space="preserve"> [[</w:t>
        </w:r>
        <w:r w:rsidRPr="00B12C75">
          <w:rPr>
            <w:rFonts w:cstheme="minorHAnsi"/>
            <w:i/>
            <w:iCs/>
            <w:sz w:val="26"/>
            <w:szCs w:val="26"/>
          </w:rPr>
          <w:t>any point on the main drainage system can be selected as the basin outlet. Thus, a basin is defined with respect to the outlet. The physical boundary of the drainage basin is called the drainage divide]].</w:t>
        </w:r>
      </w:ins>
    </w:p>
    <w:p w14:paraId="196BED32" w14:textId="77777777" w:rsidR="00665921" w:rsidRPr="00B12C75" w:rsidRDefault="00665921">
      <w:pPr>
        <w:spacing w:line="276" w:lineRule="auto"/>
        <w:jc w:val="both"/>
        <w:rPr>
          <w:ins w:id="1684" w:author="Swapnaneel Ghosh" w:date="2023-05-14T00:25:00Z"/>
          <w:rFonts w:cstheme="minorHAnsi"/>
          <w:b/>
          <w:bCs/>
          <w:i/>
          <w:color w:val="202122"/>
          <w:sz w:val="26"/>
          <w:szCs w:val="26"/>
          <w:shd w:val="clear" w:color="auto" w:fill="FFFFFF"/>
        </w:rPr>
        <w:pPrChange w:id="1685" w:author="Swapnaneel Ghosh" w:date="2023-05-14T00:26:00Z">
          <w:pPr>
            <w:jc w:val="both"/>
          </w:pPr>
        </w:pPrChange>
      </w:pPr>
      <w:ins w:id="1686" w:author="Swapnaneel Ghosh" w:date="2023-05-14T00:25:00Z">
        <w:r w:rsidRPr="00B12C75">
          <w:rPr>
            <w:rFonts w:cstheme="minorHAnsi"/>
            <w:b/>
            <w:bCs/>
            <w:sz w:val="26"/>
            <w:szCs w:val="26"/>
          </w:rPr>
          <w:t>19.</w:t>
        </w:r>
        <w:r w:rsidRPr="00B12C75">
          <w:rPr>
            <w:rFonts w:cstheme="minorHAnsi"/>
            <w:b/>
            <w:bCs/>
            <w:i/>
            <w:color w:val="70AD47" w:themeColor="accent6"/>
            <w:sz w:val="26"/>
            <w:szCs w:val="26"/>
            <w:shd w:val="clear" w:color="auto" w:fill="FFFFFF"/>
          </w:rPr>
          <w:t xml:space="preserve"> </w:t>
        </w:r>
        <w:r w:rsidRPr="00B12C75">
          <w:rPr>
            <w:rFonts w:cstheme="minorHAnsi"/>
            <w:b/>
            <w:bCs/>
            <w:i/>
            <w:color w:val="202122"/>
            <w:sz w:val="26"/>
            <w:szCs w:val="26"/>
            <w:shd w:val="clear" w:color="auto" w:fill="FFFFFF"/>
          </w:rPr>
          <w:t>[[</w:t>
        </w:r>
        <w:r w:rsidRPr="00B12C75">
          <w:rPr>
            <w:rFonts w:cstheme="minorHAnsi"/>
            <w:i/>
            <w:iCs/>
            <w:sz w:val="26"/>
            <w:szCs w:val="26"/>
          </w:rPr>
          <w:t>It is a rate of infiltration in which, the rate of infiltration exceeds the value at which the volume of runoff becomes equal to the volume of rainfall]].</w:t>
        </w:r>
      </w:ins>
    </w:p>
    <w:p w14:paraId="5C776550" w14:textId="77777777" w:rsidR="00665921" w:rsidRPr="00B12C75" w:rsidRDefault="00665921">
      <w:pPr>
        <w:spacing w:line="276" w:lineRule="auto"/>
        <w:jc w:val="both"/>
        <w:rPr>
          <w:ins w:id="1687" w:author="Swapnaneel Ghosh" w:date="2023-05-14T00:25:00Z"/>
          <w:rFonts w:cstheme="minorHAnsi"/>
          <w:i/>
          <w:sz w:val="26"/>
          <w:szCs w:val="26"/>
        </w:rPr>
        <w:pPrChange w:id="1688" w:author="Swapnaneel Ghosh" w:date="2023-05-14T00:26:00Z">
          <w:pPr>
            <w:jc w:val="both"/>
          </w:pPr>
        </w:pPrChange>
      </w:pPr>
      <w:ins w:id="1689" w:author="Swapnaneel Ghosh" w:date="2023-05-14T00:25:00Z">
        <w:r w:rsidRPr="00B12C75">
          <w:rPr>
            <w:rFonts w:cstheme="minorHAnsi"/>
            <w:b/>
            <w:bCs/>
            <w:i/>
            <w:color w:val="202122"/>
            <w:sz w:val="26"/>
            <w:szCs w:val="26"/>
            <w:shd w:val="clear" w:color="auto" w:fill="FFFFFF"/>
          </w:rPr>
          <w:t>20.</w:t>
        </w:r>
        <w:r w:rsidRPr="00B12C75">
          <w:rPr>
            <w:rFonts w:cstheme="minorHAnsi"/>
            <w:b/>
            <w:bCs/>
            <w:i/>
            <w:sz w:val="26"/>
            <w:szCs w:val="26"/>
          </w:rPr>
          <w:t xml:space="preserve"> [[</w:t>
        </w:r>
        <w:r w:rsidRPr="00B12C75">
          <w:rPr>
            <w:rFonts w:cstheme="minorHAnsi"/>
            <w:i/>
            <w:iCs/>
            <w:sz w:val="26"/>
            <w:szCs w:val="26"/>
          </w:rPr>
          <w:t>This is the average infiltration rate during the entire period of rainfall. In the calculation of the W-index. Initial loss is not treated as infiltration quantity]].</w:t>
        </w:r>
      </w:ins>
    </w:p>
    <w:p w14:paraId="6B769935" w14:textId="77777777" w:rsidR="00665921" w:rsidRPr="00B12C75" w:rsidRDefault="00665921">
      <w:pPr>
        <w:spacing w:line="276" w:lineRule="auto"/>
        <w:jc w:val="both"/>
        <w:rPr>
          <w:ins w:id="1690" w:author="Swapnaneel Ghosh" w:date="2023-05-14T00:25:00Z"/>
          <w:rFonts w:cstheme="minorHAnsi"/>
          <w:b/>
          <w:bCs/>
          <w:sz w:val="26"/>
          <w:szCs w:val="26"/>
        </w:rPr>
        <w:pPrChange w:id="1691" w:author="Swapnaneel Ghosh" w:date="2023-05-14T00:26:00Z">
          <w:pPr>
            <w:jc w:val="both"/>
          </w:pPr>
        </w:pPrChange>
      </w:pPr>
      <w:ins w:id="1692" w:author="Swapnaneel Ghosh" w:date="2023-05-14T00:25:00Z">
        <w:r w:rsidRPr="00B12C75">
          <w:rPr>
            <w:rFonts w:cstheme="minorHAnsi"/>
            <w:i/>
            <w:sz w:val="26"/>
            <w:szCs w:val="26"/>
          </w:rPr>
          <w:t>21.</w:t>
        </w:r>
        <w:r w:rsidRPr="00B12C75">
          <w:rPr>
            <w:rFonts w:cstheme="minorHAnsi"/>
            <w:b/>
            <w:bCs/>
            <w:sz w:val="26"/>
            <w:szCs w:val="26"/>
          </w:rPr>
          <w:t xml:space="preserve"> [[</w:t>
        </w:r>
        <w:r w:rsidRPr="00B12C75">
          <w:rPr>
            <w:rFonts w:cstheme="minorHAnsi"/>
            <w:i/>
            <w:iCs/>
            <w:sz w:val="26"/>
            <w:szCs w:val="26"/>
          </w:rPr>
          <w:t>The hyetograph that we get after subtracting losses from the actual rainfall is called the excess rainfall hydrograph</w:t>
        </w:r>
        <w:r w:rsidRPr="00B12C75">
          <w:rPr>
            <w:rFonts w:cstheme="minorHAnsi"/>
            <w:b/>
            <w:bCs/>
            <w:sz w:val="26"/>
            <w:szCs w:val="26"/>
          </w:rPr>
          <w:t>]].</w:t>
        </w:r>
      </w:ins>
    </w:p>
    <w:p w14:paraId="6BDC3BD5" w14:textId="3FE07CB7" w:rsidR="00AA52D9" w:rsidRDefault="00665921">
      <w:pPr>
        <w:spacing w:line="276" w:lineRule="auto"/>
        <w:jc w:val="both"/>
        <w:rPr>
          <w:ins w:id="1693" w:author="Swapnaneel Ghosh" w:date="2023-05-14T00:25:00Z"/>
          <w:sz w:val="26"/>
          <w:szCs w:val="26"/>
          <w:lang w:val="en-GB"/>
        </w:rPr>
        <w:pPrChange w:id="1694" w:author="Swapnaneel Ghosh" w:date="2023-05-14T00:26:00Z">
          <w:pPr>
            <w:spacing w:line="360" w:lineRule="auto"/>
            <w:ind w:firstLine="720"/>
            <w:jc w:val="both"/>
          </w:pPr>
        </w:pPrChange>
      </w:pPr>
      <w:ins w:id="1695" w:author="Swapnaneel Ghosh" w:date="2023-05-14T00:25:00Z">
        <w:r w:rsidRPr="00B12C75">
          <w:rPr>
            <w:rFonts w:cstheme="minorHAnsi"/>
            <w:b/>
            <w:bCs/>
            <w:sz w:val="26"/>
            <w:szCs w:val="26"/>
          </w:rPr>
          <w:t>22. [[</w:t>
        </w:r>
        <w:r w:rsidRPr="00B12C75">
          <w:rPr>
            <w:rFonts w:cstheme="minorHAnsi"/>
            <w:i/>
            <w:iCs/>
            <w:sz w:val="26"/>
            <w:szCs w:val="26"/>
          </w:rPr>
          <w:t>A chart or graph showing changes in water quantity in a stream or river over time</w:t>
        </w:r>
        <w:r w:rsidRPr="00B12C75">
          <w:rPr>
            <w:rFonts w:cstheme="minorHAnsi"/>
            <w:b/>
            <w:bCs/>
            <w:sz w:val="26"/>
            <w:szCs w:val="26"/>
          </w:rPr>
          <w:t>]].</w:t>
        </w:r>
      </w:ins>
    </w:p>
    <w:p w14:paraId="43129FAB" w14:textId="77777777" w:rsidR="00105DDD" w:rsidRPr="00105DDD" w:rsidRDefault="00105DDD" w:rsidP="00105DDD">
      <w:pPr>
        <w:rPr>
          <w:rFonts w:cstheme="minorHAnsi"/>
          <w:sz w:val="26"/>
          <w:szCs w:val="26"/>
        </w:rPr>
      </w:pPr>
    </w:p>
    <w:p w14:paraId="58CADE8F" w14:textId="77777777" w:rsidR="00554EB7" w:rsidRDefault="00554EB7" w:rsidP="00D4476C">
      <w:pPr>
        <w:spacing w:line="276" w:lineRule="auto"/>
        <w:ind w:left="720"/>
        <w:jc w:val="center"/>
        <w:rPr>
          <w:rFonts w:cstheme="minorHAnsi"/>
          <w:sz w:val="26"/>
          <w:szCs w:val="26"/>
        </w:rPr>
      </w:pPr>
    </w:p>
    <w:p w14:paraId="4462B6B9" w14:textId="77777777" w:rsidR="00554EB7" w:rsidRDefault="00554EB7" w:rsidP="00261A1C">
      <w:pPr>
        <w:spacing w:line="276" w:lineRule="auto"/>
        <w:ind w:left="720"/>
        <w:rPr>
          <w:ins w:id="1696" w:author="Swapnaneel Ghosh" w:date="2023-05-14T00:26:00Z"/>
          <w:rFonts w:cstheme="minorHAnsi"/>
          <w:sz w:val="26"/>
          <w:szCs w:val="26"/>
        </w:rPr>
      </w:pPr>
    </w:p>
    <w:p w14:paraId="32B4468B" w14:textId="77777777" w:rsidR="00FD3571" w:rsidRDefault="00FD3571" w:rsidP="00261A1C">
      <w:pPr>
        <w:spacing w:line="276" w:lineRule="auto"/>
        <w:ind w:left="720"/>
        <w:rPr>
          <w:ins w:id="1697" w:author="Swapnaneel Ghosh" w:date="2023-05-14T00:26:00Z"/>
          <w:rFonts w:cstheme="minorHAnsi"/>
          <w:sz w:val="26"/>
          <w:szCs w:val="26"/>
        </w:rPr>
      </w:pPr>
    </w:p>
    <w:p w14:paraId="0CEFAD31" w14:textId="77777777" w:rsidR="00002582" w:rsidRDefault="00002582" w:rsidP="00261A1C">
      <w:pPr>
        <w:spacing w:line="276" w:lineRule="auto"/>
        <w:ind w:left="720"/>
        <w:rPr>
          <w:ins w:id="1698" w:author="Swapnaneel Ghosh" w:date="2023-05-14T00:26:00Z"/>
          <w:rFonts w:cstheme="minorHAnsi"/>
          <w:sz w:val="26"/>
          <w:szCs w:val="26"/>
        </w:rPr>
      </w:pPr>
    </w:p>
    <w:p w14:paraId="371E5B0B" w14:textId="77777777" w:rsidR="00002582" w:rsidRDefault="00002582" w:rsidP="00261A1C">
      <w:pPr>
        <w:spacing w:line="276" w:lineRule="auto"/>
        <w:ind w:left="720"/>
        <w:rPr>
          <w:ins w:id="1699" w:author="Swapnaneel Ghosh" w:date="2023-05-14T00:26:00Z"/>
          <w:rFonts w:cstheme="minorHAnsi"/>
          <w:sz w:val="26"/>
          <w:szCs w:val="26"/>
        </w:rPr>
      </w:pPr>
    </w:p>
    <w:p w14:paraId="602CC337" w14:textId="77777777" w:rsidR="00002582" w:rsidRDefault="00002582" w:rsidP="00261A1C">
      <w:pPr>
        <w:spacing w:line="276" w:lineRule="auto"/>
        <w:ind w:left="720"/>
        <w:rPr>
          <w:ins w:id="1700" w:author="Swapnaneel Ghosh" w:date="2023-05-14T00:26:00Z"/>
          <w:rFonts w:cstheme="minorHAnsi"/>
          <w:sz w:val="26"/>
          <w:szCs w:val="26"/>
        </w:rPr>
      </w:pPr>
    </w:p>
    <w:p w14:paraId="2D7594E8" w14:textId="77777777" w:rsidR="00002582" w:rsidRDefault="00002582" w:rsidP="00002582">
      <w:pPr>
        <w:jc w:val="center"/>
        <w:rPr>
          <w:ins w:id="1701" w:author="Swapnaneel Ghosh" w:date="2023-05-14T00:27:00Z"/>
          <w:lang w:val="en-GB"/>
        </w:rPr>
      </w:pPr>
      <w:ins w:id="1702" w:author="Swapnaneel Ghosh" w:date="2023-05-14T00:27:00Z">
        <w:r>
          <w:rPr>
            <w:noProof/>
            <w:lang w:val="en-GB"/>
          </w:rPr>
          <mc:AlternateContent>
            <mc:Choice Requires="wps">
              <w:drawing>
                <wp:anchor distT="0" distB="0" distL="114300" distR="114300" simplePos="0" relativeHeight="251691008" behindDoc="0" locked="0" layoutInCell="1" allowOverlap="1" wp14:anchorId="41558A9B" wp14:editId="09B32BF6">
                  <wp:simplePos x="0" y="0"/>
                  <wp:positionH relativeFrom="margin">
                    <wp:align>center</wp:align>
                  </wp:positionH>
                  <wp:positionV relativeFrom="paragraph">
                    <wp:posOffset>232410</wp:posOffset>
                  </wp:positionV>
                  <wp:extent cx="4960620" cy="0"/>
                  <wp:effectExtent l="0" t="0" r="0" b="0"/>
                  <wp:wrapNone/>
                  <wp:docPr id="1759659670"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3F4E4" id="Straight Connector 1" o:spid="_x0000_s1026" style="position:absolute;z-index:251691008;visibility:visible;mso-wrap-style:square;mso-wrap-distance-left:9pt;mso-wrap-distance-top:0;mso-wrap-distance-right:9pt;mso-wrap-distance-bottom:0;mso-position-horizontal:center;mso-position-horizontal-relative:margin;mso-position-vertical:absolute;mso-position-vertical-relative:text" from="0,18.3pt" to="390.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" strokecolor="#4472c4 [3204]" strokeweight=".5pt">
                  <v:stroke joinstyle="miter"/>
                  <w10:wrap anchorx="margin"/>
                </v:line>
              </w:pict>
            </mc:Fallback>
          </mc:AlternateContent>
        </w:r>
      </w:ins>
    </w:p>
    <w:p w14:paraId="12DE43B4" w14:textId="7C9DDADA" w:rsidR="00002582" w:rsidRPr="0036733E" w:rsidRDefault="00002582" w:rsidP="00002582">
      <w:pPr>
        <w:jc w:val="center"/>
        <w:rPr>
          <w:ins w:id="1703" w:author="Swapnaneel Ghosh" w:date="2023-05-14T00:27:00Z"/>
          <w:b/>
          <w:bCs/>
          <w:i/>
          <w:iCs/>
          <w:color w:val="8EAADB" w:themeColor="accent1" w:themeTint="99"/>
          <w:sz w:val="36"/>
          <w:szCs w:val="36"/>
          <w:lang w:val="en-GB"/>
        </w:rPr>
      </w:pPr>
      <w:ins w:id="1704" w:author="Swapnaneel Ghosh" w:date="2023-05-14T00:27:00Z">
        <w:r w:rsidRPr="0036733E">
          <w:rPr>
            <w:b/>
            <w:bCs/>
            <w:i/>
            <w:iCs/>
            <w:noProof/>
            <w:color w:val="8EAADB" w:themeColor="accent1" w:themeTint="99"/>
            <w:sz w:val="28"/>
            <w:szCs w:val="28"/>
            <w:lang w:val="en-GB"/>
          </w:rPr>
          <mc:AlternateContent>
            <mc:Choice Requires="wps">
              <w:drawing>
                <wp:anchor distT="0" distB="0" distL="114300" distR="114300" simplePos="0" relativeHeight="251692032" behindDoc="0" locked="0" layoutInCell="1" allowOverlap="1" wp14:anchorId="39AA3311" wp14:editId="5175DD94">
                  <wp:simplePos x="0" y="0"/>
                  <wp:positionH relativeFrom="margin">
                    <wp:align>center</wp:align>
                  </wp:positionH>
                  <wp:positionV relativeFrom="paragraph">
                    <wp:posOffset>251460</wp:posOffset>
                  </wp:positionV>
                  <wp:extent cx="4960620" cy="0"/>
                  <wp:effectExtent l="0" t="0" r="0" b="0"/>
                  <wp:wrapNone/>
                  <wp:docPr id="34104074" name="Straight Connector 1"/>
                  <wp:cNvGraphicFramePr/>
                  <a:graphic xmlns:a="http://schemas.openxmlformats.org/drawingml/2006/main">
                    <a:graphicData uri="http://schemas.microsoft.com/office/word/2010/wordprocessingShape">
                      <wps:wsp>
                        <wps:cNvCnPr/>
                        <wps:spPr>
                          <a:xfrm>
                            <a:off x="0" y="0"/>
                            <a:ext cx="496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7A96C" id="Straight Connector 1" o:spid="_x0000_s1026" style="position:absolute;z-index:251692032;visibility:visible;mso-wrap-style:square;mso-wrap-distance-left:9pt;mso-wrap-distance-top:0;mso-wrap-distance-right:9pt;mso-wrap-distance-bottom:0;mso-position-horizontal:center;mso-position-horizontal-relative:margin;mso-position-vertical:absolute;mso-position-vertical-relative:text" from="0,19.8pt" to="390.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at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" strokecolor="#4472c4 [3204]" strokeweight=".5pt">
                  <v:stroke joinstyle="miter"/>
                  <w10:wrap anchorx="margin"/>
                </v:line>
              </w:pict>
            </mc:Fallback>
          </mc:AlternateContent>
        </w:r>
        <w:r>
          <w:rPr>
            <w:b/>
            <w:bCs/>
            <w:i/>
            <w:iCs/>
            <w:noProof/>
            <w:color w:val="8EAADB" w:themeColor="accent1" w:themeTint="99"/>
            <w:sz w:val="28"/>
            <w:szCs w:val="28"/>
            <w:lang w:val="en-GB"/>
          </w:rPr>
          <w:t>REFERENCE</w:t>
        </w:r>
      </w:ins>
    </w:p>
    <w:p w14:paraId="73D80570" w14:textId="77777777" w:rsidR="00002582" w:rsidRDefault="00002582" w:rsidP="00002582">
      <w:pPr>
        <w:spacing w:line="276" w:lineRule="auto"/>
        <w:ind w:firstLine="720"/>
        <w:jc w:val="both"/>
        <w:rPr>
          <w:ins w:id="1705" w:author="Swapnaneel Ghosh" w:date="2023-05-14T00:27:00Z"/>
          <w:sz w:val="26"/>
          <w:szCs w:val="26"/>
          <w:lang w:val="en-GB"/>
        </w:rPr>
      </w:pPr>
      <w:ins w:id="1706" w:author="Swapnaneel Ghosh" w:date="2023-05-14T00:27:00Z">
        <w:r>
          <w:rPr>
            <w:sz w:val="26"/>
            <w:szCs w:val="26"/>
            <w:lang w:val="en-GB"/>
          </w:rPr>
          <w:t xml:space="preserve">          </w:t>
        </w:r>
      </w:ins>
    </w:p>
    <w:p w14:paraId="6D120076" w14:textId="77777777" w:rsidR="00002582" w:rsidRDefault="00002582" w:rsidP="00261A1C">
      <w:pPr>
        <w:spacing w:line="276" w:lineRule="auto"/>
        <w:ind w:left="720"/>
        <w:rPr>
          <w:ins w:id="1707" w:author="Swapnaneel Ghosh" w:date="2023-05-14T10:03:00Z"/>
          <w:rFonts w:cstheme="minorHAnsi"/>
          <w:sz w:val="26"/>
          <w:szCs w:val="26"/>
        </w:rPr>
      </w:pPr>
    </w:p>
    <w:p w14:paraId="56A1EC8E" w14:textId="37663A10" w:rsidR="00EA5FE3" w:rsidRPr="00EA5FE3" w:rsidRDefault="00EA5FE3" w:rsidP="00EA5FE3">
      <w:pPr>
        <w:pStyle w:val="ListParagraph"/>
        <w:numPr>
          <w:ilvl w:val="0"/>
          <w:numId w:val="5"/>
        </w:numPr>
        <w:spacing w:line="276" w:lineRule="auto"/>
        <w:rPr>
          <w:rFonts w:cstheme="minorHAnsi"/>
          <w:sz w:val="26"/>
          <w:szCs w:val="26"/>
          <w:rPrChange w:id="1708" w:author="Swapnaneel Ghosh" w:date="2023-05-14T10:03:00Z">
            <w:rPr/>
          </w:rPrChange>
        </w:rPr>
        <w:pPrChange w:id="1709" w:author="Swapnaneel Ghosh" w:date="2023-05-14T10:03:00Z">
          <w:pPr>
            <w:spacing w:line="276" w:lineRule="auto"/>
            <w:ind w:left="720"/>
          </w:pPr>
        </w:pPrChange>
      </w:pPr>
      <w:ins w:id="1710" w:author="Swapnaneel Ghosh" w:date="2023-05-14T10:04:00Z">
        <w:r>
          <w:rPr>
            <w:rFonts w:cstheme="minorHAnsi"/>
            <w:sz w:val="26"/>
            <w:szCs w:val="26"/>
          </w:rPr>
          <w:t>App</w:t>
        </w:r>
      </w:ins>
      <w:ins w:id="1711" w:author="Swapnaneel Ghosh" w:date="2023-05-14T10:05:00Z">
        <w:r>
          <w:rPr>
            <w:rFonts w:cstheme="minorHAnsi"/>
            <w:sz w:val="26"/>
            <w:szCs w:val="26"/>
          </w:rPr>
          <w:t>lied Hydrology; Ven Te Chow</w:t>
        </w:r>
      </w:ins>
    </w:p>
    <w:sectPr w:rsidR="00EA5FE3" w:rsidRPr="00EA5FE3" w:rsidSect="00EA5FE3">
      <w:footerReference w:type="default" r:id="rId26"/>
      <w:pgSz w:w="11906" w:h="16838"/>
      <w:pgMar w:top="720" w:right="720" w:bottom="720" w:left="720" w:header="708" w:footer="708" w:gutter="0"/>
      <w:pgBorders>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8C9B7" w14:textId="77777777" w:rsidR="00ED2F85" w:rsidRDefault="00ED2F85" w:rsidP="00691D1F">
      <w:pPr>
        <w:spacing w:after="0" w:line="240" w:lineRule="auto"/>
      </w:pPr>
      <w:r>
        <w:separator/>
      </w:r>
    </w:p>
  </w:endnote>
  <w:endnote w:type="continuationSeparator" w:id="0">
    <w:p w14:paraId="6BE9E764" w14:textId="77777777" w:rsidR="00ED2F85" w:rsidRDefault="00ED2F85" w:rsidP="0069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712" w:author="Swapnaneel Ghosh" w:date="2023-05-14T10:08:00Z"/>
  <w:sdt>
    <w:sdtPr>
      <w:id w:val="-665788189"/>
      <w:docPartObj>
        <w:docPartGallery w:val="Page Numbers (Bottom of Page)"/>
        <w:docPartUnique/>
      </w:docPartObj>
    </w:sdtPr>
    <w:sdtContent>
      <w:customXmlInsRangeEnd w:id="1712"/>
      <w:customXmlInsRangeStart w:id="1713" w:author="Swapnaneel Ghosh" w:date="2023-05-14T10:08:00Z"/>
      <w:sdt>
        <w:sdtPr>
          <w:id w:val="-1769616900"/>
          <w:docPartObj>
            <w:docPartGallery w:val="Page Numbers (Top of Page)"/>
            <w:docPartUnique/>
          </w:docPartObj>
        </w:sdtPr>
        <w:sdtContent>
          <w:customXmlInsRangeEnd w:id="1713"/>
          <w:p w14:paraId="277753D9" w14:textId="3AC67FFC" w:rsidR="00691D1F" w:rsidRDefault="00691D1F">
            <w:pPr>
              <w:pStyle w:val="Footer"/>
              <w:jc w:val="right"/>
              <w:rPr>
                <w:ins w:id="1714" w:author="Swapnaneel Ghosh" w:date="2023-05-14T10:08:00Z"/>
              </w:rPr>
            </w:pPr>
            <w:ins w:id="1715" w:author="Swapnaneel Ghosh" w:date="2023-05-14T10:08:00Z">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ins>
          </w:p>
          <w:customXmlInsRangeStart w:id="1716" w:author="Swapnaneel Ghosh" w:date="2023-05-14T10:08:00Z"/>
        </w:sdtContent>
      </w:sdt>
      <w:customXmlInsRangeEnd w:id="1716"/>
      <w:customXmlInsRangeStart w:id="1717" w:author="Swapnaneel Ghosh" w:date="2023-05-14T10:08:00Z"/>
    </w:sdtContent>
  </w:sdt>
  <w:customXmlInsRangeEnd w:id="1717"/>
  <w:p w14:paraId="7A4AF3E9" w14:textId="77777777" w:rsidR="00691D1F" w:rsidRDefault="00691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4F48" w14:textId="77777777" w:rsidR="00ED2F85" w:rsidRDefault="00ED2F85" w:rsidP="00691D1F">
      <w:pPr>
        <w:spacing w:after="0" w:line="240" w:lineRule="auto"/>
      </w:pPr>
      <w:r>
        <w:separator/>
      </w:r>
    </w:p>
  </w:footnote>
  <w:footnote w:type="continuationSeparator" w:id="0">
    <w:p w14:paraId="34A05A06" w14:textId="77777777" w:rsidR="00ED2F85" w:rsidRDefault="00ED2F85" w:rsidP="00691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2493"/>
    <w:multiLevelType w:val="hybridMultilevel"/>
    <w:tmpl w:val="BBBCC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184045"/>
    <w:multiLevelType w:val="hybridMultilevel"/>
    <w:tmpl w:val="800012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1E2E31"/>
    <w:multiLevelType w:val="multilevel"/>
    <w:tmpl w:val="ACEEDAD6"/>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3465468B"/>
    <w:multiLevelType w:val="hybridMultilevel"/>
    <w:tmpl w:val="1BACF8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4CC4AA3"/>
    <w:multiLevelType w:val="hybridMultilevel"/>
    <w:tmpl w:val="5E5A204C"/>
    <w:lvl w:ilvl="0" w:tplc="1FD81F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55164403">
    <w:abstractNumId w:val="2"/>
  </w:num>
  <w:num w:numId="2" w16cid:durableId="675352934">
    <w:abstractNumId w:val="1"/>
  </w:num>
  <w:num w:numId="3" w16cid:durableId="127744781">
    <w:abstractNumId w:val="0"/>
  </w:num>
  <w:num w:numId="4" w16cid:durableId="1572812151">
    <w:abstractNumId w:val="4"/>
  </w:num>
  <w:num w:numId="5" w16cid:durableId="157111398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wapnaneel Ghosh">
    <w15:presenceInfo w15:providerId="Windows Live" w15:userId="801f153afd2c00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6F0"/>
    <w:rsid w:val="00002582"/>
    <w:rsid w:val="00015D46"/>
    <w:rsid w:val="000176EC"/>
    <w:rsid w:val="00034198"/>
    <w:rsid w:val="00040464"/>
    <w:rsid w:val="000410AD"/>
    <w:rsid w:val="000417B0"/>
    <w:rsid w:val="0004262A"/>
    <w:rsid w:val="00042850"/>
    <w:rsid w:val="00072468"/>
    <w:rsid w:val="000736C8"/>
    <w:rsid w:val="0008287C"/>
    <w:rsid w:val="000A10C0"/>
    <w:rsid w:val="000B267D"/>
    <w:rsid w:val="000C02FB"/>
    <w:rsid w:val="000D42E6"/>
    <w:rsid w:val="000E286E"/>
    <w:rsid w:val="000E479A"/>
    <w:rsid w:val="000E7E54"/>
    <w:rsid w:val="000F557E"/>
    <w:rsid w:val="00105DDD"/>
    <w:rsid w:val="00106FA6"/>
    <w:rsid w:val="0011125B"/>
    <w:rsid w:val="00121FB0"/>
    <w:rsid w:val="00122D52"/>
    <w:rsid w:val="00123E9C"/>
    <w:rsid w:val="001246B9"/>
    <w:rsid w:val="001561CC"/>
    <w:rsid w:val="00177C4D"/>
    <w:rsid w:val="00177E27"/>
    <w:rsid w:val="00187CFF"/>
    <w:rsid w:val="00196228"/>
    <w:rsid w:val="001B629F"/>
    <w:rsid w:val="001D7AB9"/>
    <w:rsid w:val="001F3856"/>
    <w:rsid w:val="001F4FCD"/>
    <w:rsid w:val="00201541"/>
    <w:rsid w:val="00224EB2"/>
    <w:rsid w:val="002263A7"/>
    <w:rsid w:val="00226E5E"/>
    <w:rsid w:val="00231296"/>
    <w:rsid w:val="00237AAE"/>
    <w:rsid w:val="00243A62"/>
    <w:rsid w:val="00245081"/>
    <w:rsid w:val="00252986"/>
    <w:rsid w:val="002562E2"/>
    <w:rsid w:val="00257BF7"/>
    <w:rsid w:val="00261A1C"/>
    <w:rsid w:val="002627AB"/>
    <w:rsid w:val="00290A7B"/>
    <w:rsid w:val="002C063A"/>
    <w:rsid w:val="002C3A83"/>
    <w:rsid w:val="002C3D0D"/>
    <w:rsid w:val="002D3226"/>
    <w:rsid w:val="002D6CB3"/>
    <w:rsid w:val="002F0043"/>
    <w:rsid w:val="002F1077"/>
    <w:rsid w:val="002F3603"/>
    <w:rsid w:val="002F6966"/>
    <w:rsid w:val="00310586"/>
    <w:rsid w:val="0031432C"/>
    <w:rsid w:val="00333049"/>
    <w:rsid w:val="00334E65"/>
    <w:rsid w:val="00347461"/>
    <w:rsid w:val="00360103"/>
    <w:rsid w:val="0036462A"/>
    <w:rsid w:val="0036733E"/>
    <w:rsid w:val="003701B9"/>
    <w:rsid w:val="00375B54"/>
    <w:rsid w:val="00380E53"/>
    <w:rsid w:val="003930D8"/>
    <w:rsid w:val="003952C9"/>
    <w:rsid w:val="003A35BC"/>
    <w:rsid w:val="003A3836"/>
    <w:rsid w:val="003B1C23"/>
    <w:rsid w:val="003C4395"/>
    <w:rsid w:val="003D4886"/>
    <w:rsid w:val="003E321A"/>
    <w:rsid w:val="003F7586"/>
    <w:rsid w:val="00404EF1"/>
    <w:rsid w:val="00413737"/>
    <w:rsid w:val="00415EE8"/>
    <w:rsid w:val="00416790"/>
    <w:rsid w:val="004355D7"/>
    <w:rsid w:val="00451A11"/>
    <w:rsid w:val="004578F5"/>
    <w:rsid w:val="004602ED"/>
    <w:rsid w:val="0046445B"/>
    <w:rsid w:val="00471A7B"/>
    <w:rsid w:val="0047483D"/>
    <w:rsid w:val="004840AA"/>
    <w:rsid w:val="00496467"/>
    <w:rsid w:val="004974DB"/>
    <w:rsid w:val="004A4B5B"/>
    <w:rsid w:val="004A5A4C"/>
    <w:rsid w:val="004D6793"/>
    <w:rsid w:val="005001EE"/>
    <w:rsid w:val="00500B3A"/>
    <w:rsid w:val="00501130"/>
    <w:rsid w:val="005035AA"/>
    <w:rsid w:val="0051019C"/>
    <w:rsid w:val="00510284"/>
    <w:rsid w:val="005107AC"/>
    <w:rsid w:val="0051722E"/>
    <w:rsid w:val="005220AC"/>
    <w:rsid w:val="0052611D"/>
    <w:rsid w:val="00526B8F"/>
    <w:rsid w:val="00535C1D"/>
    <w:rsid w:val="005363EE"/>
    <w:rsid w:val="00554EB7"/>
    <w:rsid w:val="00555417"/>
    <w:rsid w:val="005562D0"/>
    <w:rsid w:val="005641F2"/>
    <w:rsid w:val="0058158E"/>
    <w:rsid w:val="0058400B"/>
    <w:rsid w:val="005854A0"/>
    <w:rsid w:val="00593D13"/>
    <w:rsid w:val="00595BFC"/>
    <w:rsid w:val="0059743A"/>
    <w:rsid w:val="005A2B33"/>
    <w:rsid w:val="005B3DC5"/>
    <w:rsid w:val="005C19F0"/>
    <w:rsid w:val="005C4D83"/>
    <w:rsid w:val="005D1445"/>
    <w:rsid w:val="005E01B1"/>
    <w:rsid w:val="005F1EBC"/>
    <w:rsid w:val="005F5E8A"/>
    <w:rsid w:val="005F63F3"/>
    <w:rsid w:val="005F72A8"/>
    <w:rsid w:val="00611AF4"/>
    <w:rsid w:val="006206F0"/>
    <w:rsid w:val="00621DBF"/>
    <w:rsid w:val="00623282"/>
    <w:rsid w:val="00646A43"/>
    <w:rsid w:val="00655010"/>
    <w:rsid w:val="00665921"/>
    <w:rsid w:val="00667CF2"/>
    <w:rsid w:val="00671DAF"/>
    <w:rsid w:val="00676279"/>
    <w:rsid w:val="006775AE"/>
    <w:rsid w:val="00681C1D"/>
    <w:rsid w:val="006910F7"/>
    <w:rsid w:val="00691D1F"/>
    <w:rsid w:val="006A4675"/>
    <w:rsid w:val="006A71CD"/>
    <w:rsid w:val="006B05B4"/>
    <w:rsid w:val="006B0739"/>
    <w:rsid w:val="006B1ED3"/>
    <w:rsid w:val="006B7AED"/>
    <w:rsid w:val="006D7127"/>
    <w:rsid w:val="006E19C5"/>
    <w:rsid w:val="006E603F"/>
    <w:rsid w:val="006F5CED"/>
    <w:rsid w:val="00710B45"/>
    <w:rsid w:val="00712005"/>
    <w:rsid w:val="007312DA"/>
    <w:rsid w:val="00737D92"/>
    <w:rsid w:val="007417E5"/>
    <w:rsid w:val="00745928"/>
    <w:rsid w:val="00754CFD"/>
    <w:rsid w:val="0076069D"/>
    <w:rsid w:val="007703BD"/>
    <w:rsid w:val="00770FD0"/>
    <w:rsid w:val="00772FA4"/>
    <w:rsid w:val="00776466"/>
    <w:rsid w:val="0079224C"/>
    <w:rsid w:val="00792C2E"/>
    <w:rsid w:val="00792E10"/>
    <w:rsid w:val="0079635C"/>
    <w:rsid w:val="0079714F"/>
    <w:rsid w:val="007A59AB"/>
    <w:rsid w:val="007A6759"/>
    <w:rsid w:val="007B14A8"/>
    <w:rsid w:val="007B2E4C"/>
    <w:rsid w:val="007C26B8"/>
    <w:rsid w:val="007C2DB7"/>
    <w:rsid w:val="007C3CA1"/>
    <w:rsid w:val="007C6DA4"/>
    <w:rsid w:val="007D4562"/>
    <w:rsid w:val="007E1D01"/>
    <w:rsid w:val="007F2D2F"/>
    <w:rsid w:val="00804255"/>
    <w:rsid w:val="00806C12"/>
    <w:rsid w:val="008171A4"/>
    <w:rsid w:val="00817EB3"/>
    <w:rsid w:val="00822B81"/>
    <w:rsid w:val="00835DA6"/>
    <w:rsid w:val="00837CCD"/>
    <w:rsid w:val="00854A8F"/>
    <w:rsid w:val="00856CA7"/>
    <w:rsid w:val="00863ACB"/>
    <w:rsid w:val="00863B39"/>
    <w:rsid w:val="008715A7"/>
    <w:rsid w:val="00873846"/>
    <w:rsid w:val="008746D0"/>
    <w:rsid w:val="0087712B"/>
    <w:rsid w:val="008A2E3B"/>
    <w:rsid w:val="008A38F6"/>
    <w:rsid w:val="008A7879"/>
    <w:rsid w:val="008B3D11"/>
    <w:rsid w:val="008C1EDF"/>
    <w:rsid w:val="008C2E65"/>
    <w:rsid w:val="008D548E"/>
    <w:rsid w:val="008D5E69"/>
    <w:rsid w:val="008E068B"/>
    <w:rsid w:val="008E7FE3"/>
    <w:rsid w:val="008F0A86"/>
    <w:rsid w:val="008F1280"/>
    <w:rsid w:val="00903570"/>
    <w:rsid w:val="00906163"/>
    <w:rsid w:val="009061E2"/>
    <w:rsid w:val="00912A30"/>
    <w:rsid w:val="00932EB8"/>
    <w:rsid w:val="00952DCB"/>
    <w:rsid w:val="00953D73"/>
    <w:rsid w:val="009652DB"/>
    <w:rsid w:val="00966AFA"/>
    <w:rsid w:val="009705E8"/>
    <w:rsid w:val="00976A10"/>
    <w:rsid w:val="00983BBD"/>
    <w:rsid w:val="00997D18"/>
    <w:rsid w:val="009A1082"/>
    <w:rsid w:val="009A1A99"/>
    <w:rsid w:val="009A7413"/>
    <w:rsid w:val="009B3D60"/>
    <w:rsid w:val="009C6868"/>
    <w:rsid w:val="009D3EA5"/>
    <w:rsid w:val="009D3F4F"/>
    <w:rsid w:val="009D4B89"/>
    <w:rsid w:val="009E0196"/>
    <w:rsid w:val="009E1948"/>
    <w:rsid w:val="009E6D96"/>
    <w:rsid w:val="00A012C3"/>
    <w:rsid w:val="00A12BC0"/>
    <w:rsid w:val="00A14236"/>
    <w:rsid w:val="00A1529B"/>
    <w:rsid w:val="00A15966"/>
    <w:rsid w:val="00A17FAB"/>
    <w:rsid w:val="00A21581"/>
    <w:rsid w:val="00A268D7"/>
    <w:rsid w:val="00A32DCE"/>
    <w:rsid w:val="00A52A4C"/>
    <w:rsid w:val="00A531C6"/>
    <w:rsid w:val="00A53BBD"/>
    <w:rsid w:val="00A56F93"/>
    <w:rsid w:val="00A9063F"/>
    <w:rsid w:val="00A9522D"/>
    <w:rsid w:val="00AA2E8F"/>
    <w:rsid w:val="00AA52D9"/>
    <w:rsid w:val="00AB066F"/>
    <w:rsid w:val="00AB19B2"/>
    <w:rsid w:val="00AB65FC"/>
    <w:rsid w:val="00AC03D6"/>
    <w:rsid w:val="00AD0757"/>
    <w:rsid w:val="00AD3768"/>
    <w:rsid w:val="00AF6BDC"/>
    <w:rsid w:val="00B01929"/>
    <w:rsid w:val="00B04330"/>
    <w:rsid w:val="00B11390"/>
    <w:rsid w:val="00B23BFA"/>
    <w:rsid w:val="00B30DA0"/>
    <w:rsid w:val="00B31BE7"/>
    <w:rsid w:val="00B34795"/>
    <w:rsid w:val="00B466D8"/>
    <w:rsid w:val="00B517C6"/>
    <w:rsid w:val="00B52B41"/>
    <w:rsid w:val="00B566C3"/>
    <w:rsid w:val="00B57F51"/>
    <w:rsid w:val="00B657BD"/>
    <w:rsid w:val="00B66B8C"/>
    <w:rsid w:val="00B67339"/>
    <w:rsid w:val="00B82A59"/>
    <w:rsid w:val="00B8350A"/>
    <w:rsid w:val="00B911F1"/>
    <w:rsid w:val="00BA1453"/>
    <w:rsid w:val="00BA4574"/>
    <w:rsid w:val="00BB31ED"/>
    <w:rsid w:val="00BB4E0D"/>
    <w:rsid w:val="00BB7D6F"/>
    <w:rsid w:val="00BD6F63"/>
    <w:rsid w:val="00BE64A3"/>
    <w:rsid w:val="00BF1D75"/>
    <w:rsid w:val="00BF2BF5"/>
    <w:rsid w:val="00BF365D"/>
    <w:rsid w:val="00C02EC0"/>
    <w:rsid w:val="00C10CA9"/>
    <w:rsid w:val="00C20543"/>
    <w:rsid w:val="00C22ED8"/>
    <w:rsid w:val="00C25918"/>
    <w:rsid w:val="00C3103B"/>
    <w:rsid w:val="00C34414"/>
    <w:rsid w:val="00C477B8"/>
    <w:rsid w:val="00C52EF1"/>
    <w:rsid w:val="00C5512F"/>
    <w:rsid w:val="00C5517E"/>
    <w:rsid w:val="00C65BC5"/>
    <w:rsid w:val="00C6747C"/>
    <w:rsid w:val="00C74F14"/>
    <w:rsid w:val="00C75CFB"/>
    <w:rsid w:val="00C76255"/>
    <w:rsid w:val="00C76506"/>
    <w:rsid w:val="00C86677"/>
    <w:rsid w:val="00CA022F"/>
    <w:rsid w:val="00CA252C"/>
    <w:rsid w:val="00CA2A97"/>
    <w:rsid w:val="00CA36F8"/>
    <w:rsid w:val="00CB3F39"/>
    <w:rsid w:val="00CB41BE"/>
    <w:rsid w:val="00CC060E"/>
    <w:rsid w:val="00CC1279"/>
    <w:rsid w:val="00CC4119"/>
    <w:rsid w:val="00CD2057"/>
    <w:rsid w:val="00CD65A1"/>
    <w:rsid w:val="00CE0B48"/>
    <w:rsid w:val="00D0486F"/>
    <w:rsid w:val="00D07C51"/>
    <w:rsid w:val="00D14399"/>
    <w:rsid w:val="00D15D38"/>
    <w:rsid w:val="00D33F6A"/>
    <w:rsid w:val="00D34774"/>
    <w:rsid w:val="00D41B41"/>
    <w:rsid w:val="00D4476C"/>
    <w:rsid w:val="00D44CEC"/>
    <w:rsid w:val="00D45CC6"/>
    <w:rsid w:val="00D71CCD"/>
    <w:rsid w:val="00D720C1"/>
    <w:rsid w:val="00D72601"/>
    <w:rsid w:val="00D74195"/>
    <w:rsid w:val="00D80905"/>
    <w:rsid w:val="00D812D1"/>
    <w:rsid w:val="00D81458"/>
    <w:rsid w:val="00D8432F"/>
    <w:rsid w:val="00DA56DC"/>
    <w:rsid w:val="00DA6AB9"/>
    <w:rsid w:val="00DB249B"/>
    <w:rsid w:val="00DB4E31"/>
    <w:rsid w:val="00DC6595"/>
    <w:rsid w:val="00DC6884"/>
    <w:rsid w:val="00DC78AE"/>
    <w:rsid w:val="00DD04EE"/>
    <w:rsid w:val="00DD2713"/>
    <w:rsid w:val="00DD3AD9"/>
    <w:rsid w:val="00DE74BE"/>
    <w:rsid w:val="00DF57B0"/>
    <w:rsid w:val="00E00417"/>
    <w:rsid w:val="00E04B98"/>
    <w:rsid w:val="00E30C11"/>
    <w:rsid w:val="00E31717"/>
    <w:rsid w:val="00E44C02"/>
    <w:rsid w:val="00E44D6F"/>
    <w:rsid w:val="00E50B17"/>
    <w:rsid w:val="00E542B0"/>
    <w:rsid w:val="00E56763"/>
    <w:rsid w:val="00E7777C"/>
    <w:rsid w:val="00E85AAD"/>
    <w:rsid w:val="00EA2FF5"/>
    <w:rsid w:val="00EA48EE"/>
    <w:rsid w:val="00EA5FE3"/>
    <w:rsid w:val="00EB3487"/>
    <w:rsid w:val="00EC2141"/>
    <w:rsid w:val="00EC6764"/>
    <w:rsid w:val="00EC787C"/>
    <w:rsid w:val="00ED2F85"/>
    <w:rsid w:val="00ED5145"/>
    <w:rsid w:val="00EE4F90"/>
    <w:rsid w:val="00F035C4"/>
    <w:rsid w:val="00F14AB6"/>
    <w:rsid w:val="00F20FA9"/>
    <w:rsid w:val="00F24C93"/>
    <w:rsid w:val="00F41CF7"/>
    <w:rsid w:val="00F52FA5"/>
    <w:rsid w:val="00F56066"/>
    <w:rsid w:val="00F56966"/>
    <w:rsid w:val="00F63DCF"/>
    <w:rsid w:val="00F6615E"/>
    <w:rsid w:val="00F71025"/>
    <w:rsid w:val="00F72E8D"/>
    <w:rsid w:val="00F73A4C"/>
    <w:rsid w:val="00F770F0"/>
    <w:rsid w:val="00F85BF8"/>
    <w:rsid w:val="00F90045"/>
    <w:rsid w:val="00F97100"/>
    <w:rsid w:val="00FA1985"/>
    <w:rsid w:val="00FB6566"/>
    <w:rsid w:val="00FC0686"/>
    <w:rsid w:val="00FC433B"/>
    <w:rsid w:val="00FC5E56"/>
    <w:rsid w:val="00FC6631"/>
    <w:rsid w:val="00FD3571"/>
    <w:rsid w:val="00FE47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6242"/>
  <w15:chartTrackingRefBased/>
  <w15:docId w15:val="{60BA1BB7-A17A-4408-A8FE-CA9FA35F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6D8"/>
    <w:pPr>
      <w:outlineLvl w:val="9"/>
    </w:pPr>
    <w:rPr>
      <w:kern w:val="0"/>
      <w:lang w:val="en-US"/>
      <w14:ligatures w14:val="none"/>
    </w:rPr>
  </w:style>
  <w:style w:type="paragraph" w:styleId="TOC2">
    <w:name w:val="toc 2"/>
    <w:basedOn w:val="Normal"/>
    <w:next w:val="Normal"/>
    <w:autoRedefine/>
    <w:uiPriority w:val="39"/>
    <w:unhideWhenUsed/>
    <w:rsid w:val="00B466D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466D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B466D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7F2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12D1"/>
    <w:pPr>
      <w:ind w:left="720"/>
      <w:contextualSpacing/>
    </w:pPr>
  </w:style>
  <w:style w:type="paragraph" w:styleId="NormalWeb">
    <w:name w:val="Normal (Web)"/>
    <w:basedOn w:val="Normal"/>
    <w:uiPriority w:val="99"/>
    <w:unhideWhenUsed/>
    <w:rsid w:val="007E1D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Revision">
    <w:name w:val="Revision"/>
    <w:hidden/>
    <w:uiPriority w:val="99"/>
    <w:semiHidden/>
    <w:rsid w:val="002562E2"/>
    <w:pPr>
      <w:spacing w:after="0" w:line="240" w:lineRule="auto"/>
    </w:pPr>
  </w:style>
  <w:style w:type="table" w:customStyle="1" w:styleId="TableGrid0">
    <w:name w:val="TableGrid"/>
    <w:rsid w:val="007D4562"/>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691D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D1F"/>
  </w:style>
  <w:style w:type="paragraph" w:styleId="Footer">
    <w:name w:val="footer"/>
    <w:basedOn w:val="Normal"/>
    <w:link w:val="FooterChar"/>
    <w:uiPriority w:val="99"/>
    <w:unhideWhenUsed/>
    <w:rsid w:val="00691D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1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microsoft.com/office/2011/relationships/people" Target="peop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43D0D-9673-4224-87BD-6A3A9557B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39</Pages>
  <Words>9562</Words>
  <Characters>54508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Swapnaneel Ghosh</dc:creator>
  <cp:keywords/>
  <dc:description/>
  <cp:lastModifiedBy>Swapnaneel Ghosh</cp:lastModifiedBy>
  <cp:revision>480</cp:revision>
  <dcterms:created xsi:type="dcterms:W3CDTF">2023-05-07T14:12:00Z</dcterms:created>
  <dcterms:modified xsi:type="dcterms:W3CDTF">2023-05-14T05:04:00Z</dcterms:modified>
</cp:coreProperties>
</file>